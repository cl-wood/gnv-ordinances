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3E1D9D" w14:textId="77777777" w:rsidR="00B07E78" w:rsidRDefault="00000000">
      <w:pPr>
        <w:pStyle w:val="Section"/>
      </w:pPr>
      <w:r>
        <w:t>Sec. 30-4.8. Development compatibility.</w:t>
      </w:r>
    </w:p>
    <w:p w14:paraId="4F02E3BB" w14:textId="77777777" w:rsidR="00B07E78" w:rsidRDefault="00000000">
      <w:pPr>
        <w:pStyle w:val="List1"/>
      </w:pPr>
      <w:r>
        <w:t>A.</w:t>
      </w:r>
      <w:r>
        <w:tab/>
      </w:r>
      <w:r>
        <w:rPr>
          <w:i/>
        </w:rPr>
        <w:t>Setbacks.</w:t>
      </w:r>
    </w:p>
    <w:p w14:paraId="3CE752A7" w14:textId="77777777" w:rsidR="00B07E78" w:rsidRDefault="00000000">
      <w:pPr>
        <w:pStyle w:val="List2"/>
      </w:pPr>
      <w:r>
        <w:t>1.</w:t>
      </w:r>
      <w:r>
        <w:tab/>
        <w:t xml:space="preserve">Whenever a zero foot setback is allowed in a zoning district, it may only be used if the abutting property is within a district that allows the same setback. </w:t>
      </w:r>
    </w:p>
    <w:p w14:paraId="115AA2B8" w14:textId="77777777" w:rsidR="00B07E78" w:rsidRDefault="00000000">
      <w:pPr>
        <w:pStyle w:val="List2"/>
      </w:pPr>
      <w:r>
        <w:t>2.</w:t>
      </w:r>
      <w:r>
        <w:tab/>
        <w:t xml:space="preserve">The minimum required side and rear setback for nonresidential buildings located on property abutting a single-family zoning district or the U1 district shall be the same as the setback required on the adjacent residential lot or as determined by the required buffer, whichever is greater. </w:t>
      </w:r>
    </w:p>
    <w:p w14:paraId="5D211C59" w14:textId="77777777" w:rsidR="00B07E78" w:rsidRDefault="00000000">
      <w:pPr>
        <w:pStyle w:val="List1"/>
      </w:pPr>
      <w:r>
        <w:t>B.</w:t>
      </w:r>
      <w:r>
        <w:tab/>
      </w:r>
      <w:r>
        <w:rPr>
          <w:i/>
        </w:rPr>
        <w:t>Limitations on uses.</w:t>
      </w:r>
      <w:r>
        <w:t xml:space="preserve"> All industrial or commercial activity and uses, except storage of equipment and parking, shall be conducted within completely enclosed buildings when located within 300 feet of any property that is in a single-family zoning district or the U1 district. </w:t>
      </w:r>
    </w:p>
    <w:p w14:paraId="5A496250" w14:textId="77777777" w:rsidR="00B07E78" w:rsidRDefault="00000000">
      <w:pPr>
        <w:pStyle w:val="List1"/>
      </w:pPr>
      <w:r>
        <w:t>C.</w:t>
      </w:r>
      <w:r>
        <w:tab/>
      </w:r>
      <w:r>
        <w:rPr>
          <w:i/>
        </w:rPr>
        <w:t>Building height and massing.</w:t>
      </w:r>
    </w:p>
    <w:tbl>
      <w:tblPr>
        <w:tblStyle w:val="Table1"/>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114"/>
        <w:gridCol w:w="3114"/>
        <w:gridCol w:w="2"/>
        <w:gridCol w:w="3110"/>
      </w:tblGrid>
      <w:tr w:rsidR="00B07E78" w14:paraId="00541917" w14:textId="77777777">
        <w:tc>
          <w:tcPr>
            <w:tcW w:w="1667" w:type="pct"/>
            <w:shd w:val="clear" w:color="auto" w:fill="C0C0C0"/>
          </w:tcPr>
          <w:p w14:paraId="4C4D8B0D" w14:textId="7725F7EF" w:rsidR="00B07E78" w:rsidRDefault="00000000">
            <w:r>
              <w:rPr>
                <w:b/>
                <w:sz w:val="22"/>
              </w:rPr>
              <w:t xml:space="preserve">Within </w:t>
            </w:r>
            <w:ins w:id="0" w:author="Adrian Hayes-Santos" w:date="2025-09-09T23:05:00Z" w16du:dateUtc="2025-09-10T03:05:00Z">
              <w:r w:rsidR="00500C3C">
                <w:rPr>
                  <w:b/>
                  <w:sz w:val="22"/>
                </w:rPr>
                <w:t>50</w:t>
              </w:r>
            </w:ins>
            <w:del w:id="1" w:author="Adrian Hayes-Santos" w:date="2025-09-09T23:05:00Z" w16du:dateUtc="2025-09-10T03:05:00Z">
              <w:r w:rsidDel="00500C3C">
                <w:rPr>
                  <w:b/>
                  <w:sz w:val="22"/>
                </w:rPr>
                <w:delText>100</w:delText>
              </w:r>
            </w:del>
            <w:r>
              <w:rPr>
                <w:b/>
                <w:sz w:val="22"/>
              </w:rPr>
              <w:t>' of the Following Districts:</w:t>
            </w:r>
          </w:p>
        </w:tc>
        <w:tc>
          <w:tcPr>
            <w:tcW w:w="3333" w:type="pct"/>
            <w:gridSpan w:val="3"/>
            <w:shd w:val="clear" w:color="auto" w:fill="C0C0C0"/>
          </w:tcPr>
          <w:p w14:paraId="55DC5274" w14:textId="77777777" w:rsidR="00B07E78" w:rsidRDefault="00000000">
            <w:r>
              <w:rPr>
                <w:b/>
                <w:sz w:val="22"/>
              </w:rPr>
              <w:t>Max. Building Height</w:t>
            </w:r>
          </w:p>
        </w:tc>
      </w:tr>
      <w:tr w:rsidR="00B07E78" w14:paraId="14939BE2" w14:textId="77777777">
        <w:tc>
          <w:tcPr>
            <w:tcW w:w="1667" w:type="pct"/>
          </w:tcPr>
          <w:p w14:paraId="35533EE1" w14:textId="77777777" w:rsidR="00B07E78" w:rsidRDefault="00000000">
            <w:r>
              <w:rPr>
                <w:sz w:val="22"/>
              </w:rPr>
              <w:t xml:space="preserve">Single-Family Zoning </w:t>
            </w:r>
          </w:p>
        </w:tc>
        <w:tc>
          <w:tcPr>
            <w:tcW w:w="1667" w:type="pct"/>
          </w:tcPr>
          <w:p w14:paraId="55A00811" w14:textId="77777777" w:rsidR="00B07E78" w:rsidRDefault="00000000">
            <w:r>
              <w:rPr>
                <w:sz w:val="22"/>
              </w:rPr>
              <w:t xml:space="preserve">3 stories and 36' </w:t>
            </w:r>
          </w:p>
        </w:tc>
        <w:tc>
          <w:tcPr>
            <w:tcW w:w="1667" w:type="pct"/>
            <w:gridSpan w:val="2"/>
            <w:vMerge w:val="restart"/>
          </w:tcPr>
          <w:p w14:paraId="77626397" w14:textId="50A0CEC7" w:rsidR="00B07E78" w:rsidRDefault="00000000">
            <w:r>
              <w:rPr>
                <w:sz w:val="22"/>
              </w:rPr>
              <w:t xml:space="preserve">Building facades shall not exceed 60' unless a substantial volume break is provided, such as a volume recess with a minimum </w:t>
            </w:r>
            <w:ins w:id="2" w:author="Adrian Hayes-Santos" w:date="2025-09-09T23:05:00Z" w16du:dateUtc="2025-09-10T03:05:00Z">
              <w:r w:rsidR="00500C3C">
                <w:rPr>
                  <w:sz w:val="22"/>
                </w:rPr>
                <w:t>4</w:t>
              </w:r>
            </w:ins>
            <w:del w:id="3" w:author="Adrian Hayes-Santos" w:date="2025-09-09T23:05:00Z" w16du:dateUtc="2025-09-10T03:05:00Z">
              <w:r w:rsidDel="00500C3C">
                <w:rPr>
                  <w:sz w:val="22"/>
                </w:rPr>
                <w:delText>10</w:delText>
              </w:r>
            </w:del>
            <w:r>
              <w:rPr>
                <w:sz w:val="22"/>
              </w:rPr>
              <w:t xml:space="preserve">' depth. </w:t>
            </w:r>
          </w:p>
        </w:tc>
      </w:tr>
      <w:tr w:rsidR="00B07E78" w14:paraId="190AC3EA" w14:textId="77777777">
        <w:trPr>
          <w:gridAfter w:val="1"/>
          <w:wAfter w:w="216" w:type="dxa"/>
        </w:trPr>
        <w:tc>
          <w:tcPr>
            <w:tcW w:w="1667" w:type="pct"/>
          </w:tcPr>
          <w:p w14:paraId="7DCFE2AC" w14:textId="77777777" w:rsidR="00B07E78" w:rsidRDefault="00000000">
            <w:r>
              <w:rPr>
                <w:sz w:val="22"/>
              </w:rPr>
              <w:t xml:space="preserve">U1 </w:t>
            </w:r>
          </w:p>
        </w:tc>
        <w:tc>
          <w:tcPr>
            <w:tcW w:w="1667" w:type="pct"/>
            <w:vMerge w:val="restart"/>
          </w:tcPr>
          <w:p w14:paraId="2B37DBD1" w14:textId="6D44F528" w:rsidR="00B07E78" w:rsidRDefault="00000000">
            <w:del w:id="4" w:author="Adrian Hayes-Santos" w:date="2025-09-09T23:04:00Z" w16du:dateUtc="2025-09-10T03:04:00Z">
              <w:r w:rsidDel="00500C3C">
                <w:rPr>
                  <w:sz w:val="22"/>
                </w:rPr>
                <w:delText>• Measured to the roof peak with a hip, gable, mansard or similar roof where the 3</w:delText>
              </w:r>
              <w:r w:rsidDel="00500C3C">
                <w:rPr>
                  <w:sz w:val="22"/>
                  <w:vertAlign w:val="superscript"/>
                </w:rPr>
                <w:delText xml:space="preserve">rd </w:delText>
              </w:r>
              <w:r w:rsidDel="00500C3C">
                <w:rPr>
                  <w:sz w:val="22"/>
                </w:rPr>
                <w:delText xml:space="preserve">floor is above the roof line, or </w:delText>
              </w:r>
            </w:del>
          </w:p>
        </w:tc>
        <w:tc>
          <w:tcPr>
            <w:tcW w:w="1667" w:type="pct"/>
            <w:vMerge/>
          </w:tcPr>
          <w:p w14:paraId="18F8BA2B" w14:textId="77777777" w:rsidR="00B07E78" w:rsidRDefault="00B07E78"/>
        </w:tc>
      </w:tr>
      <w:tr w:rsidR="00B07E78" w14:paraId="16CEB536" w14:textId="77777777">
        <w:trPr>
          <w:gridAfter w:val="1"/>
          <w:wAfter w:w="216" w:type="dxa"/>
        </w:trPr>
        <w:tc>
          <w:tcPr>
            <w:tcW w:w="1667" w:type="pct"/>
          </w:tcPr>
          <w:p w14:paraId="4D0A95A4" w14:textId="00E3D684" w:rsidR="00B07E78" w:rsidRDefault="00000000">
            <w:del w:id="5" w:author="Adrian Hayes-Santos" w:date="2025-09-09T23:04:00Z" w16du:dateUtc="2025-09-10T03:04:00Z">
              <w:r w:rsidDel="00500C3C">
                <w:rPr>
                  <w:sz w:val="22"/>
                </w:rPr>
                <w:delText xml:space="preserve">Historic District (except University Heights-South) </w:delText>
              </w:r>
            </w:del>
          </w:p>
        </w:tc>
        <w:tc>
          <w:tcPr>
            <w:tcW w:w="1667" w:type="pct"/>
            <w:vMerge/>
          </w:tcPr>
          <w:p w14:paraId="2A1B7FCF" w14:textId="77777777" w:rsidR="00B07E78" w:rsidRDefault="00B07E78"/>
        </w:tc>
        <w:tc>
          <w:tcPr>
            <w:tcW w:w="1667" w:type="pct"/>
            <w:vMerge/>
          </w:tcPr>
          <w:p w14:paraId="7C02E9C2" w14:textId="77777777" w:rsidR="00B07E78" w:rsidRDefault="00B07E78"/>
        </w:tc>
      </w:tr>
      <w:tr w:rsidR="00B07E78" w14:paraId="339C22FB" w14:textId="77777777">
        <w:trPr>
          <w:gridAfter w:val="1"/>
          <w:wAfter w:w="216" w:type="dxa"/>
        </w:trPr>
        <w:tc>
          <w:tcPr>
            <w:tcW w:w="1667" w:type="pct"/>
          </w:tcPr>
          <w:p w14:paraId="130A844E" w14:textId="77777777" w:rsidR="00B07E78" w:rsidRDefault="00B07E78"/>
        </w:tc>
        <w:tc>
          <w:tcPr>
            <w:tcW w:w="1667" w:type="pct"/>
          </w:tcPr>
          <w:p w14:paraId="158253D8" w14:textId="5496B3EB" w:rsidR="00B07E78" w:rsidRDefault="00000000">
            <w:del w:id="6" w:author="Adrian Hayes-Santos" w:date="2025-09-09T23:04:00Z" w16du:dateUtc="2025-09-10T03:04:00Z">
              <w:r w:rsidDel="00500C3C">
                <w:rPr>
                  <w:sz w:val="22"/>
                </w:rPr>
                <w:delText>• Measured to the top plate of the 3</w:delText>
              </w:r>
              <w:r w:rsidDel="00500C3C">
                <w:rPr>
                  <w:sz w:val="22"/>
                  <w:vertAlign w:val="superscript"/>
                </w:rPr>
                <w:delText xml:space="preserve">rd </w:delText>
              </w:r>
              <w:r w:rsidDel="00500C3C">
                <w:rPr>
                  <w:sz w:val="22"/>
                </w:rPr>
                <w:delText xml:space="preserve">floor with a flat or similar roof. </w:delText>
              </w:r>
            </w:del>
          </w:p>
        </w:tc>
        <w:tc>
          <w:tcPr>
            <w:tcW w:w="1667" w:type="pct"/>
            <w:vMerge/>
          </w:tcPr>
          <w:p w14:paraId="43D73F17" w14:textId="77777777" w:rsidR="00B07E78" w:rsidRDefault="00B07E78"/>
        </w:tc>
      </w:tr>
      <w:tr w:rsidR="00B07E78" w14:paraId="01B82688" w14:textId="77777777">
        <w:tc>
          <w:tcPr>
            <w:tcW w:w="1667" w:type="pct"/>
            <w:vMerge w:val="restart"/>
          </w:tcPr>
          <w:p w14:paraId="07F6D7EB" w14:textId="5CF9DA1E" w:rsidR="00B07E78" w:rsidRDefault="00000000">
            <w:del w:id="7" w:author="Adrian Hayes-Santos" w:date="2025-09-09T23:05:00Z" w16du:dateUtc="2025-09-10T03:05:00Z">
              <w:r w:rsidDel="00500C3C">
                <w:rPr>
                  <w:sz w:val="22"/>
                </w:rPr>
                <w:delText xml:space="preserve">University Heights-South Historic District </w:delText>
              </w:r>
            </w:del>
          </w:p>
        </w:tc>
        <w:tc>
          <w:tcPr>
            <w:tcW w:w="3333" w:type="pct"/>
            <w:gridSpan w:val="3"/>
          </w:tcPr>
          <w:p w14:paraId="23C618F5" w14:textId="7E6C8B78" w:rsidR="00B07E78" w:rsidRDefault="00000000">
            <w:del w:id="8" w:author="Adrian Hayes-Santos" w:date="2025-09-09T23:04:00Z" w16du:dateUtc="2025-09-10T03:04:00Z">
              <w:r w:rsidDel="00500C3C">
                <w:rPr>
                  <w:sz w:val="22"/>
                </w:rPr>
                <w:delText xml:space="preserve">4 stories and 60' </w:delText>
              </w:r>
            </w:del>
          </w:p>
        </w:tc>
      </w:tr>
      <w:tr w:rsidR="00B07E78" w14:paraId="1B3001F5" w14:textId="77777777">
        <w:tc>
          <w:tcPr>
            <w:tcW w:w="1667" w:type="pct"/>
            <w:vMerge/>
          </w:tcPr>
          <w:p w14:paraId="10AAD360" w14:textId="77777777" w:rsidR="00B07E78" w:rsidRDefault="00B07E78"/>
        </w:tc>
        <w:tc>
          <w:tcPr>
            <w:tcW w:w="3333" w:type="pct"/>
            <w:gridSpan w:val="3"/>
          </w:tcPr>
          <w:p w14:paraId="047BC48D" w14:textId="0C9E8BE7" w:rsidR="00B07E78" w:rsidRDefault="00000000">
            <w:r>
              <w:rPr>
                <w:sz w:val="22"/>
              </w:rPr>
              <w:t>•</w:t>
            </w:r>
            <w:del w:id="9" w:author="Adrian Hayes-Santos" w:date="2025-09-09T23:04:00Z" w16du:dateUtc="2025-09-10T03:04:00Z">
              <w:r w:rsidDel="00500C3C">
                <w:rPr>
                  <w:sz w:val="22"/>
                </w:rPr>
                <w:delText xml:space="preserve"> Measured to the top plate of the 4</w:delText>
              </w:r>
              <w:r w:rsidDel="00500C3C">
                <w:rPr>
                  <w:sz w:val="22"/>
                  <w:vertAlign w:val="superscript"/>
                </w:rPr>
                <w:delText xml:space="preserve">th </w:delText>
              </w:r>
              <w:r w:rsidDel="00500C3C">
                <w:rPr>
                  <w:sz w:val="22"/>
                </w:rPr>
                <w:delText>floor</w:delText>
              </w:r>
            </w:del>
            <w:r>
              <w:rPr>
                <w:sz w:val="22"/>
              </w:rPr>
              <w:t xml:space="preserve">. </w:t>
            </w:r>
          </w:p>
        </w:tc>
      </w:tr>
      <w:tr w:rsidR="00B07E78" w14:paraId="4B9E0CD9" w14:textId="77777777">
        <w:tc>
          <w:tcPr>
            <w:tcW w:w="1667" w:type="pct"/>
            <w:shd w:val="clear" w:color="auto" w:fill="C0C0C0"/>
          </w:tcPr>
          <w:p w14:paraId="1BC7D857" w14:textId="77777777" w:rsidR="00B07E78" w:rsidRDefault="00000000">
            <w:r>
              <w:rPr>
                <w:b/>
                <w:sz w:val="22"/>
              </w:rPr>
              <w:t>Within the Following Districts:</w:t>
            </w:r>
          </w:p>
        </w:tc>
        <w:tc>
          <w:tcPr>
            <w:tcW w:w="3333" w:type="pct"/>
            <w:gridSpan w:val="3"/>
            <w:shd w:val="clear" w:color="auto" w:fill="C0C0C0"/>
          </w:tcPr>
          <w:p w14:paraId="5CC34E41" w14:textId="77777777" w:rsidR="00B07E78" w:rsidRDefault="00000000">
            <w:r>
              <w:rPr>
                <w:b/>
                <w:sz w:val="22"/>
              </w:rPr>
              <w:t>Max. Building Height</w:t>
            </w:r>
          </w:p>
        </w:tc>
      </w:tr>
      <w:tr w:rsidR="00B07E78" w14:paraId="3E48C3D3" w14:textId="77777777">
        <w:tc>
          <w:tcPr>
            <w:tcW w:w="1667" w:type="pct"/>
          </w:tcPr>
          <w:p w14:paraId="095FB6A1" w14:textId="77777777" w:rsidR="00B07E78" w:rsidRDefault="00000000">
            <w:r>
              <w:rPr>
                <w:sz w:val="22"/>
              </w:rPr>
              <w:t xml:space="preserve">Pleasant Street Historic District </w:t>
            </w:r>
          </w:p>
        </w:tc>
        <w:tc>
          <w:tcPr>
            <w:tcW w:w="3333" w:type="pct"/>
            <w:gridSpan w:val="3"/>
          </w:tcPr>
          <w:p w14:paraId="37EDF124" w14:textId="77777777" w:rsidR="00B07E78" w:rsidRDefault="00000000">
            <w:r>
              <w:rPr>
                <w:sz w:val="22"/>
              </w:rPr>
              <w:t xml:space="preserve">3 stories and 36' </w:t>
            </w:r>
          </w:p>
        </w:tc>
      </w:tr>
      <w:tr w:rsidR="00B07E78" w14:paraId="1F67F94B" w14:textId="77777777">
        <w:tc>
          <w:tcPr>
            <w:tcW w:w="1667" w:type="pct"/>
          </w:tcPr>
          <w:p w14:paraId="088D5604" w14:textId="77777777" w:rsidR="00B07E78" w:rsidRDefault="00000000">
            <w:r>
              <w:rPr>
                <w:sz w:val="22"/>
              </w:rPr>
              <w:t xml:space="preserve">Power District </w:t>
            </w:r>
          </w:p>
        </w:tc>
        <w:tc>
          <w:tcPr>
            <w:tcW w:w="3333" w:type="pct"/>
            <w:gridSpan w:val="3"/>
          </w:tcPr>
          <w:p w14:paraId="31297B32" w14:textId="77777777" w:rsidR="00B07E78" w:rsidRDefault="00000000">
            <w:r>
              <w:rPr>
                <w:sz w:val="22"/>
              </w:rPr>
              <w:t xml:space="preserve">6 stories, but </w:t>
            </w:r>
            <w:r>
              <w:rPr>
                <w:sz w:val="22"/>
              </w:rPr>
              <w:br/>
              <w:t xml:space="preserve">3 stories when adjacent to residential zoning, with a step-back of 15' per additional building story up to max. permitted. </w:t>
            </w:r>
          </w:p>
        </w:tc>
      </w:tr>
    </w:tbl>
    <w:p w14:paraId="72D37AB3" w14:textId="77777777" w:rsidR="00B07E78" w:rsidRDefault="00B07E78"/>
    <w:p w14:paraId="361717AB" w14:textId="77777777" w:rsidR="00B07E78" w:rsidRDefault="00B07E78">
      <w:pPr>
        <w:pStyle w:val="Block1"/>
      </w:pPr>
    </w:p>
    <w:p w14:paraId="2EF3D1AA" w14:textId="77777777" w:rsidR="00B07E78" w:rsidRDefault="00000000">
      <w:pPr>
        <w:pStyle w:val="ImageCaptionAboveLeft"/>
      </w:pPr>
      <w:r>
        <w:lastRenderedPageBreak/>
        <w:t>Figure 1: Height Compatibility Pitched Roof Example</w:t>
      </w:r>
      <w:r>
        <w:br/>
      </w:r>
    </w:p>
    <w:p w14:paraId="5ABF38BA" w14:textId="77777777" w:rsidR="00B07E78" w:rsidRDefault="00000000">
      <w:pPr>
        <w:pStyle w:val="ImageLeft"/>
      </w:pPr>
      <w:r>
        <w:rPr>
          <w:noProof/>
        </w:rPr>
        <w:drawing>
          <wp:inline distT="0" distB="0" distL="0" distR="0" wp14:anchorId="2E9BE281" wp14:editId="2D4D2EA1">
            <wp:extent cx="4572000" cy="1549400"/>
            <wp:effectExtent l="0" t="0" r="0" b="0"/>
            <wp:docPr id="1" name="Drawing 0" descr="30-4-8Fig1.png"/>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
                    <a:srcRect/>
                    <a:stretch>
                      <a:fillRect/>
                    </a:stretch>
                  </pic:blipFill>
                  <pic:spPr bwMode="auto">
                    <a:xfrm>
                      <a:off x="0" y="0"/>
                      <a:ext cx="4572000" cy="1549400"/>
                    </a:xfrm>
                    <a:prstGeom prst="rect">
                      <a:avLst/>
                    </a:prstGeom>
                  </pic:spPr>
                </pic:pic>
              </a:graphicData>
            </a:graphic>
          </wp:inline>
        </w:drawing>
      </w:r>
    </w:p>
    <w:p w14:paraId="74F02CD5" w14:textId="77777777" w:rsidR="00B07E78" w:rsidRDefault="00B07E78">
      <w:pPr>
        <w:pStyle w:val="Block1"/>
      </w:pPr>
    </w:p>
    <w:p w14:paraId="3CF4CB7C" w14:textId="77777777" w:rsidR="00B07E78" w:rsidRDefault="00000000">
      <w:pPr>
        <w:pStyle w:val="ImageCaptionAboveLeft"/>
      </w:pPr>
      <w:r>
        <w:t>Figure 2: Height Compatibility Flat Roof Example</w:t>
      </w:r>
      <w:r>
        <w:br/>
      </w:r>
    </w:p>
    <w:p w14:paraId="162F214D" w14:textId="77777777" w:rsidR="00B07E78" w:rsidRDefault="00000000">
      <w:pPr>
        <w:pStyle w:val="ImageLeft"/>
      </w:pPr>
      <w:r>
        <w:rPr>
          <w:noProof/>
        </w:rPr>
        <w:drawing>
          <wp:inline distT="0" distB="0" distL="0" distR="0" wp14:anchorId="0502A012" wp14:editId="50C39440">
            <wp:extent cx="4572000" cy="1536700"/>
            <wp:effectExtent l="0" t="0" r="0" b="0"/>
            <wp:docPr id="2" name="Drawing 1" descr="30-4-8Fig2a.png"/>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srcRect/>
                    <a:stretch>
                      <a:fillRect/>
                    </a:stretch>
                  </pic:blipFill>
                  <pic:spPr bwMode="auto">
                    <a:xfrm>
                      <a:off x="0" y="0"/>
                      <a:ext cx="4572000" cy="1536700"/>
                    </a:xfrm>
                    <a:prstGeom prst="rect">
                      <a:avLst/>
                    </a:prstGeom>
                  </pic:spPr>
                </pic:pic>
              </a:graphicData>
            </a:graphic>
          </wp:inline>
        </w:drawing>
      </w:r>
    </w:p>
    <w:p w14:paraId="291D44DD" w14:textId="77777777" w:rsidR="00B07E78" w:rsidRDefault="00B07E78">
      <w:pPr>
        <w:pStyle w:val="Block1"/>
      </w:pPr>
    </w:p>
    <w:p w14:paraId="62E7AD79" w14:textId="77777777" w:rsidR="00B07E78" w:rsidRDefault="00000000">
      <w:pPr>
        <w:pStyle w:val="ImageCaptionAboveLeft"/>
      </w:pPr>
      <w:r>
        <w:t>Figure 2: Height Compatibility University Heights</w:t>
      </w:r>
      <w:r>
        <w:br/>
      </w:r>
    </w:p>
    <w:p w14:paraId="6CF6D6F7" w14:textId="77777777" w:rsidR="00B07E78" w:rsidRDefault="00000000">
      <w:pPr>
        <w:pStyle w:val="ImageLeft"/>
      </w:pPr>
      <w:r>
        <w:rPr>
          <w:noProof/>
        </w:rPr>
        <w:drawing>
          <wp:inline distT="0" distB="0" distL="0" distR="0" wp14:anchorId="7A1B408D" wp14:editId="0288513F">
            <wp:extent cx="4572000" cy="2476500"/>
            <wp:effectExtent l="0" t="0" r="0" b="0"/>
            <wp:docPr id="3" name="Drawing 2" descr="30-4-8Fig2b.png"/>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
                    <a:srcRect/>
                    <a:stretch>
                      <a:fillRect/>
                    </a:stretch>
                  </pic:blipFill>
                  <pic:spPr bwMode="auto">
                    <a:xfrm>
                      <a:off x="0" y="0"/>
                      <a:ext cx="4572000" cy="2476500"/>
                    </a:xfrm>
                    <a:prstGeom prst="rect">
                      <a:avLst/>
                    </a:prstGeom>
                  </pic:spPr>
                </pic:pic>
              </a:graphicData>
            </a:graphic>
          </wp:inline>
        </w:drawing>
      </w:r>
    </w:p>
    <w:p w14:paraId="54A1C408" w14:textId="77777777" w:rsidR="00B07E78" w:rsidRDefault="00000000">
      <w:pPr>
        <w:pStyle w:val="ImageCenter"/>
      </w:pPr>
      <w:r>
        <w:rPr>
          <w:noProof/>
        </w:rPr>
        <w:lastRenderedPageBreak/>
        <w:drawing>
          <wp:inline distT="0" distB="0" distL="0" distR="0" wp14:anchorId="42A18047" wp14:editId="48C30BF2">
            <wp:extent cx="5334000" cy="4254500"/>
            <wp:effectExtent l="0" t="0" r="0" b="0"/>
            <wp:docPr id="4" name="Drawing 3" descr="30-4-8-map.png"/>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
                    <a:srcRect/>
                    <a:stretch>
                      <a:fillRect/>
                    </a:stretch>
                  </pic:blipFill>
                  <pic:spPr bwMode="auto">
                    <a:xfrm>
                      <a:off x="0" y="0"/>
                      <a:ext cx="5334000" cy="4254500"/>
                    </a:xfrm>
                    <a:prstGeom prst="rect">
                      <a:avLst/>
                    </a:prstGeom>
                  </pic:spPr>
                </pic:pic>
              </a:graphicData>
            </a:graphic>
          </wp:inline>
        </w:drawing>
      </w:r>
    </w:p>
    <w:p w14:paraId="5CEA3BF3" w14:textId="77777777" w:rsidR="00B07E78" w:rsidRDefault="00000000">
      <w:pPr>
        <w:pStyle w:val="List1"/>
      </w:pPr>
      <w:r>
        <w:t>D.</w:t>
      </w:r>
      <w:r>
        <w:tab/>
      </w:r>
      <w:r>
        <w:rPr>
          <w:i/>
        </w:rPr>
        <w:t>Multi-family developments.</w:t>
      </w:r>
    </w:p>
    <w:p w14:paraId="210AB956" w14:textId="15C91C15" w:rsidR="00B07E78" w:rsidRDefault="00000000">
      <w:pPr>
        <w:pStyle w:val="List2"/>
      </w:pPr>
      <w:r>
        <w:t>1.</w:t>
      </w:r>
      <w:r>
        <w:tab/>
      </w:r>
      <w:r>
        <w:rPr>
          <w:i/>
        </w:rPr>
        <w:t>Generally.</w:t>
      </w:r>
      <w:r>
        <w:t xml:space="preserve"> Multi-family development shall contain no more than six dwelling units per building and shall be in the form of single-family dwellings, attached dwellings, or small-scale multi-family when located within 100 feet of any property that is in a single-family zoning district</w:t>
      </w:r>
      <w:del w:id="10" w:author="Adrian Hayes-Santos" w:date="2025-09-09T23:06:00Z" w16du:dateUtc="2025-09-10T03:06:00Z">
        <w:r w:rsidDel="00500C3C">
          <w:delText>,</w:delText>
        </w:r>
      </w:del>
      <w:ins w:id="11" w:author="Adrian Hayes-Santos" w:date="2025-09-09T23:06:00Z" w16du:dateUtc="2025-09-10T03:06:00Z">
        <w:r w:rsidR="00500C3C">
          <w:t>.</w:t>
        </w:r>
      </w:ins>
      <w:r>
        <w:t xml:space="preserve"> </w:t>
      </w:r>
      <w:del w:id="12" w:author="Adrian Hayes-Santos" w:date="2025-09-09T23:06:00Z" w16du:dateUtc="2025-09-10T03:06:00Z">
        <w:r w:rsidDel="00500C3C">
          <w:delText xml:space="preserve">the U1 district, or a designated historic district. </w:delText>
        </w:r>
      </w:del>
    </w:p>
    <w:p w14:paraId="3374ECD6" w14:textId="77777777" w:rsidR="00B07E78" w:rsidRDefault="00000000">
      <w:pPr>
        <w:pStyle w:val="List2"/>
      </w:pPr>
      <w:r>
        <w:t>2.</w:t>
      </w:r>
      <w:r>
        <w:tab/>
      </w:r>
      <w:r>
        <w:rPr>
          <w:i/>
        </w:rPr>
        <w:t>Abutting single-family property.</w:t>
      </w:r>
      <w:r>
        <w:t xml:space="preserve"> All new multi-family projects, whether stand alone or part of a mixed-use project, abutting property in a residential district or a planned development district with predominantly residential uses shall comply with the following regulations: </w:t>
      </w:r>
    </w:p>
    <w:p w14:paraId="27AEAA5B" w14:textId="77777777" w:rsidR="00B07E78" w:rsidRDefault="00000000">
      <w:pPr>
        <w:pStyle w:val="List3"/>
      </w:pPr>
      <w:r>
        <w:t>a.</w:t>
      </w:r>
      <w:r>
        <w:tab/>
        <w:t xml:space="preserve">There shall be no outdoor recreation areas or uses allowed within any required building setback area or landscape buffer between abutting multi-family development and single-family designated properties. </w:t>
      </w:r>
    </w:p>
    <w:p w14:paraId="72CA2C03" w14:textId="77777777" w:rsidR="00B07E78" w:rsidRDefault="00000000">
      <w:pPr>
        <w:pStyle w:val="List3"/>
      </w:pPr>
      <w:r>
        <w:t>b.</w:t>
      </w:r>
      <w:r>
        <w:tab/>
        <w:t xml:space="preserve">Active recreation areas (including swimming pools, tennis courts, basketball, and volleyball courts) shall be located away from abutting single-family designated properties and shall be oriented in the development to minimize noise impacts on single-family designated properties. </w:t>
      </w:r>
    </w:p>
    <w:p w14:paraId="51076FD1" w14:textId="77777777" w:rsidR="00B07E78" w:rsidRDefault="00000000">
      <w:pPr>
        <w:pStyle w:val="List3"/>
      </w:pPr>
      <w:r>
        <w:t>c.</w:t>
      </w:r>
      <w:r>
        <w:tab/>
        <w:t xml:space="preserve">There shall be no car washing areas, dumpsters, recycling bins, or other trash/waste disposal facilities placed in the required setback area between multi-family development and properties zoned for single-family use. </w:t>
      </w:r>
    </w:p>
    <w:p w14:paraId="2559812A" w14:textId="77777777" w:rsidR="00B07E78" w:rsidRDefault="00000000">
      <w:pPr>
        <w:pStyle w:val="List3"/>
      </w:pPr>
      <w:r>
        <w:t>d.</w:t>
      </w:r>
      <w:r>
        <w:tab/>
        <w:t xml:space="preserve">Parking lots and driveways located in the area between multi-family and abutting single-family designated properties shall be limited to a single-loaded row of parking and a two-way driveway. </w:t>
      </w:r>
    </w:p>
    <w:p w14:paraId="75BCF2BC" w14:textId="77777777" w:rsidR="00B07E78" w:rsidRDefault="00000000">
      <w:pPr>
        <w:pStyle w:val="List3"/>
      </w:pPr>
      <w:r>
        <w:lastRenderedPageBreak/>
        <w:t>e.</w:t>
      </w:r>
      <w:r>
        <w:tab/>
        <w:t xml:space="preserve">A decorative masonry wall (or equivalent material in noise attenuation and visual screening) with a minimum height of six feet and a maximum height of eight feet plus a Type B landscape buffer shall separate multi-family residential development from properties designated single-family residential. However, driveways, emergency vehicle access, or pedestrian/bicycle access may interrupt a continuous wall. If, in the professional judgment of city staff or other professional experts, masonry wall construction would damage or endanger significant trees or other natural features, the appropriate reviewing authority may authorize the use of a fence and/or additional landscape buffer area to substitute for the required masonry wall. There shall be no requirement for a masonry wall or equivalent if buildings are 200 or more feet from abutting single-family properties. In addition, the appropriate reviewing authority may allow an increased vegetative buffer and tree requirement to substitute for the required masonry wall. </w:t>
      </w:r>
    </w:p>
    <w:p w14:paraId="6CB90543" w14:textId="77777777" w:rsidR="00B07E78" w:rsidRDefault="00000000">
      <w:pPr>
        <w:pStyle w:val="List3"/>
      </w:pPr>
      <w:r>
        <w:t>f.</w:t>
      </w:r>
      <w:r>
        <w:tab/>
        <w:t xml:space="preserve">The primary driveway access shall be on a collector or arterial street, if available. Secondary ingress/egress and emergency access may be on or from local streets. </w:t>
      </w:r>
    </w:p>
    <w:p w14:paraId="110BDBFF" w14:textId="77777777" w:rsidR="00B07E78" w:rsidRDefault="00000000">
      <w:pPr>
        <w:pStyle w:val="List2"/>
      </w:pPr>
      <w:r>
        <w:t>3.</w:t>
      </w:r>
      <w:r>
        <w:tab/>
      </w:r>
      <w:r>
        <w:rPr>
          <w:i/>
        </w:rPr>
        <w:t>Bedroom limit.</w:t>
      </w:r>
      <w:r>
        <w:t xml:space="preserve"> Maximum number of bedrooms in multi-family developments located within the University of Florida Context Area. </w:t>
      </w:r>
    </w:p>
    <w:p w14:paraId="0F037478" w14:textId="77777777" w:rsidR="00B07E78" w:rsidRDefault="00000000">
      <w:pPr>
        <w:pStyle w:val="List3"/>
      </w:pPr>
      <w:r>
        <w:t>a.</w:t>
      </w:r>
      <w:r>
        <w:tab/>
        <w:t xml:space="preserve">Multi-family developments shall be limited to a maximum number of bedrooms based on the development's maximum residential density allowed by the zoning district multiplied by a 2.75 multiplier. </w:t>
      </w:r>
    </w:p>
    <w:p w14:paraId="1297E73A" w14:textId="77777777" w:rsidR="00B07E78" w:rsidRDefault="00000000">
      <w:pPr>
        <w:pStyle w:val="List3"/>
      </w:pPr>
      <w:r>
        <w:t>b.</w:t>
      </w:r>
      <w:r>
        <w:tab/>
        <w:t xml:space="preserve">If additional density is approved through a special use permit, then the multiplier is applied to the total approved density inclusive of any additional units approved by special use permit. </w:t>
      </w:r>
    </w:p>
    <w:p w14:paraId="688E686C" w14:textId="77777777" w:rsidR="00B07E78" w:rsidRDefault="00000000">
      <w:pPr>
        <w:pStyle w:val="List3"/>
      </w:pPr>
      <w:r>
        <w:t>c.</w:t>
      </w:r>
      <w:r>
        <w:tab/>
        <w:t xml:space="preserve">The bedroom mix in the development (i.e., the number of units with a specific number of bedrooms) is not regulated by those provisions. </w:t>
      </w:r>
    </w:p>
    <w:p w14:paraId="3A48D498" w14:textId="77777777" w:rsidR="00B07E78" w:rsidRDefault="00000000">
      <w:pPr>
        <w:pStyle w:val="List3"/>
      </w:pPr>
      <w:r>
        <w:t>d.</w:t>
      </w:r>
      <w:r>
        <w:tab/>
        <w:t xml:space="preserve">Developments with planned development (PD) zoning are not subject to the bedroom multiplier. </w:t>
      </w:r>
    </w:p>
    <w:p w14:paraId="1710B180" w14:textId="77777777" w:rsidR="00B07E78" w:rsidRDefault="00000000">
      <w:pPr>
        <w:pStyle w:val="HistoryNote"/>
      </w:pPr>
      <w:r>
        <w:t>(Ord. No. 170974, § 5, 2-21-19; Ord. No. 211359, § 4, 10-17-22; Ord. No. 2023-169, § 4, 6-1-23)</w:t>
      </w:r>
    </w:p>
    <w:p w14:paraId="76762CA6" w14:textId="77777777" w:rsidR="00B07E78" w:rsidRDefault="00B07E78">
      <w:pPr>
        <w:spacing w:before="0" w:after="0"/>
      </w:pPr>
    </w:p>
    <w:sectPr w:rsidR="00B07E78">
      <w:headerReference w:type="default" r:id="rId11"/>
      <w:footerReference w:type="default" r:id="rId12"/>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B0635D" w14:textId="77777777" w:rsidR="000C197B" w:rsidRDefault="000C197B">
      <w:pPr>
        <w:spacing w:before="0" w:after="0"/>
      </w:pPr>
      <w:r>
        <w:separator/>
      </w:r>
    </w:p>
  </w:endnote>
  <w:endnote w:type="continuationSeparator" w:id="0">
    <w:p w14:paraId="6030ACF6" w14:textId="77777777" w:rsidR="000C197B" w:rsidRDefault="000C197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A1A5AB" w14:textId="77777777" w:rsidR="00B07E78" w:rsidRDefault="00B07E78">
    <w:pPr>
      <w:pStyle w:val="FooterCenter"/>
      <w:pBdr>
        <w:bottom w:val="single" w:sz="4" w:space="0" w:color="auto"/>
      </w:pBdr>
    </w:pPr>
  </w:p>
  <w:p w14:paraId="7B5D7718" w14:textId="77777777" w:rsidR="00B07E78" w:rsidRDefault="00000000">
    <w:pPr>
      <w:pStyle w:val="FooterLeft"/>
    </w:pPr>
    <w:r>
      <w:tab/>
    </w:r>
    <w:r>
      <w:rPr>
        <w:rFonts w:ascii="Consolas" w:eastAsia="Consolas" w:hAnsi="Consolas" w:cs="Consolas"/>
        <w:sz w:val="12"/>
      </w:rPr>
      <w:t xml:space="preserve">   Created: 2025-07-02 13:10:01 [EST]</w:t>
    </w:r>
  </w:p>
  <w:p w14:paraId="4BAEDC16" w14:textId="77777777" w:rsidR="00B07E78" w:rsidRDefault="00000000">
    <w:pPr>
      <w:pStyle w:val="FooterLeft"/>
    </w:pPr>
    <w:r>
      <w:t>(Supp. No. 62, Update 2)</w:t>
    </w:r>
  </w:p>
  <w:p w14:paraId="0E3E2850" w14:textId="77777777" w:rsidR="00B07E78" w:rsidRDefault="00000000">
    <w:pPr>
      <w:pStyle w:val="FooterCenter"/>
    </w:pPr>
    <w:r>
      <w:cr/>
      <w:t xml:space="preserve">Page </w:t>
    </w:r>
    <w:r>
      <w:fldChar w:fldCharType="begin"/>
    </w:r>
    <w:r>
      <w:instrText>PAGE \* MERGEFORMAT</w:instrText>
    </w:r>
    <w:r>
      <w:fldChar w:fldCharType="separate"/>
    </w:r>
    <w:r w:rsidR="00500C3C">
      <w:rPr>
        <w:noProof/>
      </w:rPr>
      <w:t>1</w:t>
    </w:r>
    <w:r>
      <w:fldChar w:fldCharType="end"/>
    </w:r>
    <w:r>
      <w:t xml:space="preserve"> of </w:t>
    </w:r>
    <w:fldSimple w:instr="NUMPAGES \* MERGEFORMAT">
      <w:r w:rsidR="00500C3C">
        <w:rPr>
          <w:noProof/>
        </w:rPr>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80E273" w14:textId="77777777" w:rsidR="000C197B" w:rsidRDefault="000C197B">
      <w:pPr>
        <w:spacing w:before="0" w:after="0"/>
      </w:pPr>
      <w:r>
        <w:separator/>
      </w:r>
    </w:p>
  </w:footnote>
  <w:footnote w:type="continuationSeparator" w:id="0">
    <w:p w14:paraId="7A1C4A82" w14:textId="77777777" w:rsidR="000C197B" w:rsidRDefault="000C197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4FE925" w14:textId="77777777" w:rsidR="00B07E78" w:rsidRDefault="00B07E78">
    <w:pPr>
      <w:pStyle w:val="HeaderCenter"/>
    </w:pPr>
  </w:p>
  <w:p w14:paraId="0DB0075D" w14:textId="77777777" w:rsidR="00B07E78" w:rsidRDefault="00B07E78">
    <w:pPr>
      <w:pStyle w:val="HeaderCenter"/>
      <w:pBdr>
        <w:top w:val="single" w:sz="4"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multilevel"/>
    <w:tmpl w:val="98C8E10A"/>
    <w:lvl w:ilvl="0">
      <w:start w:val="1"/>
      <w:numFmt w:val="decimal"/>
      <w:pStyle w:val="ListNumber4"/>
      <w:lvlText w:val="%1."/>
      <w:lvlJc w:val="left"/>
      <w:pPr>
        <w:tabs>
          <w:tab w:val="num" w:pos="1440"/>
        </w:tabs>
        <w:ind w:left="144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FFFFFF7E"/>
    <w:multiLevelType w:val="multilevel"/>
    <w:tmpl w:val="0334328A"/>
    <w:lvl w:ilvl="0">
      <w:start w:val="1"/>
      <w:numFmt w:val="decimal"/>
      <w:pStyle w:val="ListNumber3"/>
      <w:lvlText w:val="%1."/>
      <w:lvlJc w:val="left"/>
      <w:pPr>
        <w:tabs>
          <w:tab w:val="num" w:pos="1080"/>
        </w:tabs>
        <w:ind w:left="108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F"/>
    <w:multiLevelType w:val="multilevel"/>
    <w:tmpl w:val="1B027246"/>
    <w:lvl w:ilvl="0">
      <w:start w:val="1"/>
      <w:numFmt w:val="decimal"/>
      <w:pStyle w:val="ListNumber2"/>
      <w:lvlText w:val="%1."/>
      <w:lvlJc w:val="left"/>
      <w:pPr>
        <w:tabs>
          <w:tab w:val="num" w:pos="720"/>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80"/>
    <w:multiLevelType w:val="multilevel"/>
    <w:tmpl w:val="F878AE06"/>
    <w:lvl w:ilvl="0">
      <w:start w:val="1"/>
      <w:numFmt w:val="bullet"/>
      <w:pStyle w:val="ListBullet5"/>
      <w:lvlText w:val=""/>
      <w:lvlJc w:val="left"/>
      <w:pPr>
        <w:tabs>
          <w:tab w:val="num" w:pos="1800"/>
        </w:tabs>
        <w:ind w:left="180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1"/>
    <w:multiLevelType w:val="multilevel"/>
    <w:tmpl w:val="17EC2102"/>
    <w:lvl w:ilvl="0">
      <w:start w:val="1"/>
      <w:numFmt w:val="bullet"/>
      <w:pStyle w:val="ListBullet4"/>
      <w:lvlText w:val=""/>
      <w:lvlJc w:val="left"/>
      <w:pPr>
        <w:tabs>
          <w:tab w:val="num" w:pos="1440"/>
        </w:tabs>
        <w:ind w:left="144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2"/>
    <w:multiLevelType w:val="multilevel"/>
    <w:tmpl w:val="75CED0A2"/>
    <w:lvl w:ilvl="0">
      <w:start w:val="1"/>
      <w:numFmt w:val="bullet"/>
      <w:pStyle w:val="ListBullet3"/>
      <w:lvlText w:val=""/>
      <w:lvlJc w:val="left"/>
      <w:pPr>
        <w:tabs>
          <w:tab w:val="num" w:pos="1080"/>
        </w:tabs>
        <w:ind w:left="108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3"/>
    <w:multiLevelType w:val="multilevel"/>
    <w:tmpl w:val="37BEDDD2"/>
    <w:lvl w:ilvl="0">
      <w:start w:val="1"/>
      <w:numFmt w:val="bullet"/>
      <w:pStyle w:val="ListBullet2"/>
      <w:lvlText w:val=""/>
      <w:lvlJc w:val="left"/>
      <w:pPr>
        <w:tabs>
          <w:tab w:val="num" w:pos="720"/>
        </w:tabs>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8"/>
    <w:multiLevelType w:val="multilevel"/>
    <w:tmpl w:val="FC70E838"/>
    <w:lvl w:ilvl="0">
      <w:start w:val="1"/>
      <w:numFmt w:val="decimal"/>
      <w:pStyle w:val="ListNumber"/>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9"/>
    <w:multiLevelType w:val="multilevel"/>
    <w:tmpl w:val="9B7416D4"/>
    <w:lvl w:ilvl="0">
      <w:start w:val="1"/>
      <w:numFmt w:val="bullet"/>
      <w:pStyle w:val="List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0AAC6BA"/>
    <w:multiLevelType w:val="multilevel"/>
    <w:tmpl w:val="4C14F000"/>
    <w:lvl w:ilvl="0">
      <w:start w:val="1"/>
      <w:numFmt w:val="decimal"/>
      <w:pStyle w:val="ListNumber5"/>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num w:numId="1" w16cid:durableId="1751654124">
    <w:abstractNumId w:val="8"/>
  </w:num>
  <w:num w:numId="2" w16cid:durableId="1639259252">
    <w:abstractNumId w:val="7"/>
  </w:num>
  <w:num w:numId="3" w16cid:durableId="1196885970">
    <w:abstractNumId w:val="6"/>
  </w:num>
  <w:num w:numId="4" w16cid:durableId="1829980409">
    <w:abstractNumId w:val="5"/>
  </w:num>
  <w:num w:numId="5" w16cid:durableId="1788885710">
    <w:abstractNumId w:val="4"/>
  </w:num>
  <w:num w:numId="6" w16cid:durableId="1712656679">
    <w:abstractNumId w:val="3"/>
  </w:num>
  <w:num w:numId="7" w16cid:durableId="1805269446">
    <w:abstractNumId w:val="2"/>
  </w:num>
  <w:num w:numId="8" w16cid:durableId="1224219050">
    <w:abstractNumId w:val="1"/>
  </w:num>
  <w:num w:numId="9" w16cid:durableId="2056272377">
    <w:abstractNumId w:val="0"/>
  </w:num>
  <w:num w:numId="10" w16cid:durableId="212083389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drian Hayes-Santos">
    <w15:presenceInfo w15:providerId="Windows Live" w15:userId="08370f6e95b297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E78"/>
    <w:rsid w:val="000C197B"/>
    <w:rsid w:val="00274382"/>
    <w:rsid w:val="00500C3C"/>
    <w:rsid w:val="00B0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FECC"/>
  <w15:docId w15:val="{0703A480-B518-4A40-9102-297806069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before="4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left"/>
    </w:pPr>
    <w:rPr>
      <w:rFonts w:ascii="Calibri" w:hAnsi="Calibri"/>
      <w:sz w:val="20"/>
    </w:rPr>
  </w:style>
  <w:style w:type="paragraph" w:styleId="Heading1">
    <w:name w:val="heading 1"/>
    <w:basedOn w:val="Normal"/>
    <w:next w:val="Block1"/>
    <w:link w:val="Heading1Char"/>
    <w:uiPriority w:val="9"/>
    <w:qFormat/>
    <w:pPr>
      <w:keepNext/>
      <w:keepLines/>
      <w:spacing w:before="120" w:after="240" w:line="276" w:lineRule="auto"/>
      <w:jc w:val="center"/>
      <w:outlineLvl w:val="0"/>
    </w:pPr>
    <w:rPr>
      <w:b/>
      <w:sz w:val="32"/>
      <w:szCs w:val="32"/>
    </w:rPr>
  </w:style>
  <w:style w:type="paragraph" w:styleId="Heading2">
    <w:name w:val="heading 2"/>
    <w:basedOn w:val="Heading1"/>
    <w:next w:val="Block1"/>
    <w:link w:val="Heading2Char"/>
    <w:uiPriority w:val="9"/>
    <w:semiHidden/>
    <w:unhideWhenUsed/>
    <w:qFormat/>
    <w:pPr>
      <w:outlineLvl w:val="1"/>
    </w:pPr>
    <w:rPr>
      <w:rFonts w:eastAsia="Times New Roman"/>
      <w:sz w:val="28"/>
    </w:rPr>
  </w:style>
  <w:style w:type="paragraph" w:styleId="Heading3">
    <w:name w:val="heading 3"/>
    <w:basedOn w:val="Heading2"/>
    <w:next w:val="Block1"/>
    <w:link w:val="Heading3Char"/>
    <w:uiPriority w:val="9"/>
    <w:semiHidden/>
    <w:unhideWhenUsed/>
    <w:qFormat/>
    <w:pPr>
      <w:spacing w:after="220"/>
      <w:outlineLvl w:val="2"/>
    </w:pPr>
    <w:rPr>
      <w:rFonts w:eastAsiaTheme="majorEastAsia" w:cstheme="majorBidi"/>
      <w:i/>
      <w:szCs w:val="24"/>
    </w:rPr>
  </w:style>
  <w:style w:type="paragraph" w:styleId="Heading4">
    <w:name w:val="heading 4"/>
    <w:basedOn w:val="Heading3"/>
    <w:next w:val="Block1"/>
    <w:link w:val="Heading4Char"/>
    <w:uiPriority w:val="9"/>
    <w:semiHidden/>
    <w:unhideWhenUsed/>
    <w:qFormat/>
    <w:pPr>
      <w:spacing w:after="200"/>
      <w:outlineLvl w:val="3"/>
    </w:pPr>
    <w:rPr>
      <w:b w:val="0"/>
      <w:iCs/>
    </w:rPr>
  </w:style>
  <w:style w:type="paragraph" w:styleId="Heading5">
    <w:name w:val="heading 5"/>
    <w:basedOn w:val="Heading4"/>
    <w:next w:val="Block1"/>
    <w:link w:val="Heading5Char"/>
    <w:uiPriority w:val="9"/>
    <w:semiHidden/>
    <w:unhideWhenUsed/>
    <w:qFormat/>
    <w:pPr>
      <w:outlineLvl w:val="4"/>
    </w:pPr>
    <w:rPr>
      <w:b/>
      <w:i w:val="0"/>
      <w:sz w:val="26"/>
    </w:rPr>
  </w:style>
  <w:style w:type="paragraph" w:styleId="Heading6">
    <w:name w:val="heading 6"/>
    <w:basedOn w:val="Heading5"/>
    <w:next w:val="Block1"/>
    <w:link w:val="Heading6Char"/>
    <w:uiPriority w:val="9"/>
    <w:semiHidden/>
    <w:unhideWhenUsed/>
    <w:qFormat/>
    <w:pPr>
      <w:outlineLvl w:val="5"/>
    </w:pPr>
    <w:rPr>
      <w:i/>
    </w:rPr>
  </w:style>
  <w:style w:type="paragraph" w:styleId="Heading7">
    <w:name w:val="heading 7"/>
    <w:basedOn w:val="Heading6"/>
    <w:next w:val="Block1"/>
    <w:link w:val="Heading7Char"/>
    <w:uiPriority w:val="1"/>
    <w:pPr>
      <w:spacing w:after="180"/>
      <w:outlineLvl w:val="6"/>
    </w:pPr>
    <w:rPr>
      <w:b w:val="0"/>
      <w:iCs w:val="0"/>
    </w:rPr>
  </w:style>
  <w:style w:type="paragraph" w:styleId="Heading8">
    <w:name w:val="heading 8"/>
    <w:basedOn w:val="Heading7"/>
    <w:next w:val="Block1"/>
    <w:link w:val="Heading8Char"/>
    <w:uiPriority w:val="1"/>
    <w:pPr>
      <w:outlineLvl w:val="7"/>
    </w:pPr>
    <w:rPr>
      <w:b/>
      <w:i w:val="0"/>
      <w:sz w:val="24"/>
      <w:szCs w:val="21"/>
    </w:rPr>
  </w:style>
  <w:style w:type="paragraph" w:styleId="Heading9">
    <w:name w:val="heading 9"/>
    <w:basedOn w:val="Heading8"/>
    <w:next w:val="Block1"/>
    <w:link w:val="Heading9Char"/>
    <w:uiPriority w:val="1"/>
    <w:pPr>
      <w:spacing w:after="16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
    <w:name w:val="Section"/>
    <w:basedOn w:val="Heading1"/>
    <w:next w:val="Block1"/>
    <w:uiPriority w:val="1"/>
    <w:qFormat/>
    <w:pPr>
      <w:spacing w:before="180" w:after="120"/>
      <w:ind w:left="950" w:hanging="950"/>
      <w:jc w:val="left"/>
      <w:outlineLvl w:val="5"/>
    </w:pPr>
    <w:rPr>
      <w:sz w:val="24"/>
    </w:rPr>
  </w:style>
  <w:style w:type="paragraph" w:customStyle="1" w:styleId="Hang1">
    <w:name w:val="Hang 1"/>
    <w:basedOn w:val="Normal"/>
    <w:uiPriority w:val="8"/>
    <w:qFormat/>
    <w:pPr>
      <w:ind w:left="475" w:hanging="475"/>
    </w:pPr>
  </w:style>
  <w:style w:type="paragraph" w:customStyle="1" w:styleId="List1">
    <w:name w:val="List 1"/>
    <w:basedOn w:val="Hang1"/>
    <w:uiPriority w:val="5"/>
    <w:qFormat/>
  </w:style>
  <w:style w:type="paragraph" w:styleId="List2">
    <w:name w:val="List 2"/>
    <w:basedOn w:val="List1"/>
    <w:uiPriority w:val="5"/>
    <w:qFormat/>
    <w:pPr>
      <w:ind w:left="950"/>
    </w:pPr>
  </w:style>
  <w:style w:type="table" w:customStyle="1" w:styleId="Table1">
    <w:name w:val="Table 1"/>
    <w:basedOn w:val="TableNormal"/>
    <w:uiPriority w:val="99"/>
    <w:pPr>
      <w:spacing w:before="0" w:after="0"/>
      <w:jc w:val="left"/>
    </w:pPr>
    <w:rPr>
      <w:sz w:val="20"/>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paragraph" w:customStyle="1" w:styleId="Block1">
    <w:name w:val="Block 1"/>
    <w:basedOn w:val="Normal"/>
    <w:uiPriority w:val="3"/>
    <w:qFormat/>
  </w:style>
  <w:style w:type="paragraph" w:customStyle="1" w:styleId="ImageCaptionAboveLeft">
    <w:name w:val="Image Caption Above Left"/>
    <w:basedOn w:val="Block1"/>
    <w:next w:val="Block1"/>
    <w:qFormat/>
    <w:pPr>
      <w:keepNext/>
    </w:pPr>
    <w:rPr>
      <w:b/>
    </w:rPr>
  </w:style>
  <w:style w:type="paragraph" w:customStyle="1" w:styleId="ImageLeft">
    <w:name w:val="Image Left"/>
    <w:next w:val="Block1"/>
    <w:qFormat/>
    <w:pPr>
      <w:jc w:val="left"/>
    </w:pPr>
    <w:rPr>
      <w:rFonts w:ascii="Calibri" w:hAnsi="Calibri"/>
    </w:rPr>
  </w:style>
  <w:style w:type="paragraph" w:customStyle="1" w:styleId="ImageCenter">
    <w:name w:val="Image Center"/>
    <w:basedOn w:val="ImageLeft"/>
    <w:next w:val="Block1"/>
    <w:qFormat/>
    <w:pPr>
      <w:jc w:val="center"/>
    </w:pPr>
  </w:style>
  <w:style w:type="paragraph" w:styleId="List3">
    <w:name w:val="List 3"/>
    <w:basedOn w:val="List2"/>
    <w:uiPriority w:val="5"/>
    <w:unhideWhenUsed/>
    <w:qFormat/>
    <w:pPr>
      <w:ind w:left="1425"/>
    </w:pPr>
  </w:style>
  <w:style w:type="paragraph" w:customStyle="1" w:styleId="HistoryNote">
    <w:name w:val="History Note"/>
    <w:basedOn w:val="Block1"/>
    <w:next w:val="Section"/>
    <w:uiPriority w:val="2"/>
    <w:qFormat/>
    <w:pPr>
      <w:spacing w:after="240"/>
    </w:pPr>
  </w:style>
  <w:style w:type="paragraph" w:customStyle="1" w:styleId="HeaderCenter">
    <w:name w:val="Header Center"/>
    <w:basedOn w:val="Normal"/>
    <w:qFormat/>
    <w:pPr>
      <w:spacing w:after="40"/>
      <w:jc w:val="center"/>
    </w:pPr>
  </w:style>
  <w:style w:type="paragraph" w:customStyle="1" w:styleId="FooterLeft">
    <w:name w:val="Footer Left"/>
    <w:basedOn w:val="Normal"/>
    <w:qFormat/>
    <w:pPr>
      <w:tabs>
        <w:tab w:val="right" w:pos="9360"/>
      </w:tabs>
      <w:spacing w:after="40"/>
    </w:pPr>
    <w:rPr>
      <w:sz w:val="18"/>
    </w:rPr>
  </w:style>
  <w:style w:type="paragraph" w:customStyle="1" w:styleId="FooterCenter">
    <w:name w:val="Footer Center"/>
    <w:basedOn w:val="FooterLeft"/>
    <w:qFormat/>
    <w:pPr>
      <w:jc w:val="center"/>
    </w:pPr>
  </w:style>
  <w:style w:type="character" w:customStyle="1" w:styleId="Heading1Char">
    <w:name w:val="Heading 1 Char"/>
    <w:basedOn w:val="DefaultParagraphFont"/>
    <w:link w:val="Heading1"/>
    <w:uiPriority w:val="1"/>
    <w:rPr>
      <w:rFonts w:ascii="Calibri" w:hAnsi="Calibri"/>
      <w:b/>
      <w:sz w:val="32"/>
      <w:szCs w:val="32"/>
    </w:rPr>
  </w:style>
  <w:style w:type="paragraph" w:customStyle="1" w:styleId="NoSpacing1">
    <w:name w:val="No Spacing1"/>
    <w:basedOn w:val="Normal"/>
    <w:uiPriority w:val="99"/>
    <w:unhideWhenUsed/>
    <w:pPr>
      <w:spacing w:after="0"/>
      <w:contextualSpacing/>
    </w:pPr>
  </w:style>
  <w:style w:type="character" w:customStyle="1" w:styleId="Heading2Char">
    <w:name w:val="Heading 2 Char"/>
    <w:basedOn w:val="DefaultParagraphFont"/>
    <w:link w:val="Heading2"/>
    <w:uiPriority w:val="1"/>
    <w:rPr>
      <w:rFonts w:asciiTheme="majorHAnsi" w:eastAsia="Times New Roman" w:hAnsiTheme="majorHAnsi"/>
      <w:b/>
      <w:sz w:val="28"/>
      <w:szCs w:val="32"/>
    </w:rPr>
  </w:style>
  <w:style w:type="character" w:customStyle="1" w:styleId="Heading3Char">
    <w:name w:val="Heading 3 Char"/>
    <w:basedOn w:val="DefaultParagraphFont"/>
    <w:link w:val="Heading3"/>
    <w:uiPriority w:val="1"/>
    <w:rPr>
      <w:rFonts w:asciiTheme="majorHAnsi" w:eastAsiaTheme="majorEastAsia" w:hAnsiTheme="majorHAnsi" w:cstheme="majorBidi"/>
      <w:b/>
      <w:i/>
      <w:sz w:val="28"/>
    </w:rPr>
  </w:style>
  <w:style w:type="paragraph" w:styleId="ListParagraph">
    <w:name w:val="List Paragraph"/>
    <w:basedOn w:val="Normal"/>
    <w:uiPriority w:val="98"/>
    <w:semiHidden/>
    <w:qFormat/>
    <w:pPr>
      <w:ind w:left="475" w:hanging="475"/>
    </w:pPr>
  </w:style>
  <w:style w:type="character" w:customStyle="1" w:styleId="Heading4Char">
    <w:name w:val="Heading 4 Char"/>
    <w:basedOn w:val="DefaultParagraphFont"/>
    <w:link w:val="Heading4"/>
    <w:uiPriority w:val="1"/>
    <w:rPr>
      <w:rFonts w:asciiTheme="majorHAnsi" w:eastAsiaTheme="majorEastAsia" w:hAnsiTheme="majorHAnsi" w:cstheme="majorBidi"/>
      <w:i/>
      <w:iCs/>
      <w:sz w:val="28"/>
    </w:rPr>
  </w:style>
  <w:style w:type="character" w:customStyle="1" w:styleId="Heading5Char">
    <w:name w:val="Heading 5 Char"/>
    <w:basedOn w:val="DefaultParagraphFont"/>
    <w:link w:val="Heading5"/>
    <w:uiPriority w:val="1"/>
    <w:rPr>
      <w:rFonts w:asciiTheme="majorHAnsi" w:eastAsiaTheme="majorEastAsia" w:hAnsiTheme="majorHAnsi" w:cstheme="majorBidi"/>
      <w:b/>
      <w:iCs/>
      <w:sz w:val="26"/>
    </w:rPr>
  </w:style>
  <w:style w:type="paragraph" w:customStyle="1" w:styleId="ListParagraph2">
    <w:name w:val="List Paragraph 2"/>
    <w:basedOn w:val="List1"/>
    <w:uiPriority w:val="98"/>
    <w:semiHidden/>
    <w:unhideWhenUsed/>
    <w:qFormat/>
    <w:pPr>
      <w:ind w:left="950"/>
    </w:pPr>
  </w:style>
  <w:style w:type="paragraph" w:styleId="FootnoteText">
    <w:name w:val="footnote text"/>
    <w:basedOn w:val="Normal"/>
    <w:link w:val="FootnoteTextChar"/>
    <w:uiPriority w:val="99"/>
    <w:unhideWhenUsed/>
    <w:pPr>
      <w:spacing w:after="0"/>
    </w:pPr>
    <w:rPr>
      <w:szCs w:val="20"/>
    </w:rPr>
  </w:style>
  <w:style w:type="character" w:customStyle="1" w:styleId="FootnoteTextChar">
    <w:name w:val="Footnote Text Char"/>
    <w:basedOn w:val="DefaultParagraphFont"/>
    <w:link w:val="FootnoteText"/>
    <w:uiPriority w:val="99"/>
    <w:rPr>
      <w:rFonts w:ascii="Calibri" w:hAnsi="Calibri"/>
      <w:sz w:val="20"/>
      <w:szCs w:val="20"/>
    </w:rPr>
  </w:style>
  <w:style w:type="character" w:styleId="FootnoteReference">
    <w:name w:val="footnote reference"/>
    <w:basedOn w:val="DefaultParagraphFont"/>
    <w:uiPriority w:val="99"/>
    <w:semiHidden/>
    <w:unhideWhenUsed/>
    <w:rPr>
      <w:vertAlign w:val="superscript"/>
    </w:rPr>
  </w:style>
  <w:style w:type="paragraph" w:styleId="TOC1">
    <w:name w:val="toc 1"/>
    <w:basedOn w:val="Normal"/>
    <w:next w:val="TOC2"/>
    <w:uiPriority w:val="69"/>
    <w:unhideWhenUsed/>
    <w:qFormat/>
    <w:pPr>
      <w:tabs>
        <w:tab w:val="right" w:leader="dot" w:pos="9000"/>
      </w:tabs>
      <w:spacing w:after="60" w:line="276" w:lineRule="auto"/>
      <w:ind w:left="245" w:hanging="245"/>
    </w:pPr>
  </w:style>
  <w:style w:type="paragraph" w:styleId="TOC2">
    <w:name w:val="toc 2"/>
    <w:basedOn w:val="TOC1"/>
    <w:next w:val="TOC3"/>
    <w:uiPriority w:val="69"/>
    <w:unhideWhenUsed/>
    <w:qFormat/>
    <w:pPr>
      <w:ind w:left="720"/>
    </w:pPr>
  </w:style>
  <w:style w:type="paragraph" w:styleId="TOC3">
    <w:name w:val="toc 3"/>
    <w:basedOn w:val="TOC2"/>
    <w:next w:val="TOC4"/>
    <w:uiPriority w:val="69"/>
    <w:unhideWhenUsed/>
    <w:qFormat/>
    <w:pPr>
      <w:ind w:left="1195"/>
    </w:pPr>
  </w:style>
  <w:style w:type="paragraph" w:styleId="TOC4">
    <w:name w:val="toc 4"/>
    <w:basedOn w:val="TOC3"/>
    <w:next w:val="TOC5"/>
    <w:uiPriority w:val="69"/>
    <w:unhideWhenUsed/>
    <w:qFormat/>
    <w:pPr>
      <w:ind w:left="1685"/>
    </w:pPr>
  </w:style>
  <w:style w:type="paragraph" w:styleId="Index1">
    <w:name w:val="index 1"/>
    <w:basedOn w:val="TOC1"/>
    <w:next w:val="Index2"/>
    <w:uiPriority w:val="99"/>
    <w:unhideWhenUsed/>
  </w:style>
  <w:style w:type="paragraph" w:styleId="Index2">
    <w:name w:val="index 2"/>
    <w:basedOn w:val="TOC2"/>
    <w:next w:val="Index3"/>
    <w:uiPriority w:val="99"/>
    <w:unhideWhenUsed/>
  </w:style>
  <w:style w:type="paragraph" w:styleId="Index3">
    <w:name w:val="index 3"/>
    <w:basedOn w:val="TOC3"/>
    <w:next w:val="Index4"/>
    <w:uiPriority w:val="99"/>
    <w:unhideWhenUsed/>
  </w:style>
  <w:style w:type="paragraph" w:styleId="Index4">
    <w:name w:val="index 4"/>
    <w:basedOn w:val="TOC4"/>
    <w:next w:val="Index6"/>
    <w:uiPriority w:val="99"/>
    <w:unhideWhenUsed/>
  </w:style>
  <w:style w:type="paragraph" w:styleId="TOC5">
    <w:name w:val="toc 5"/>
    <w:basedOn w:val="TOC4"/>
    <w:next w:val="TOC6"/>
    <w:uiPriority w:val="69"/>
    <w:unhideWhenUsed/>
    <w:qFormat/>
    <w:pPr>
      <w:ind w:left="2160"/>
    </w:pPr>
  </w:style>
  <w:style w:type="paragraph" w:styleId="Index5">
    <w:name w:val="index 5"/>
    <w:basedOn w:val="TOC5"/>
    <w:next w:val="Index6"/>
    <w:uiPriority w:val="99"/>
    <w:unhideWhenUsed/>
  </w:style>
  <w:style w:type="paragraph" w:styleId="TOC6">
    <w:name w:val="toc 6"/>
    <w:basedOn w:val="TOC5"/>
    <w:uiPriority w:val="69"/>
    <w:unhideWhenUsed/>
    <w:qFormat/>
    <w:pPr>
      <w:ind w:left="2635"/>
    </w:pPr>
  </w:style>
  <w:style w:type="paragraph" w:styleId="Index6">
    <w:name w:val="index 6"/>
    <w:basedOn w:val="TOC6"/>
    <w:next w:val="Index7"/>
    <w:uiPriority w:val="99"/>
    <w:unhideWhenUsed/>
  </w:style>
  <w:style w:type="paragraph" w:styleId="TOC7">
    <w:name w:val="toc 7"/>
    <w:basedOn w:val="TOC6"/>
    <w:next w:val="TOC8"/>
    <w:uiPriority w:val="69"/>
    <w:unhideWhenUsed/>
    <w:qFormat/>
    <w:pPr>
      <w:ind w:left="3125"/>
    </w:pPr>
  </w:style>
  <w:style w:type="paragraph" w:styleId="Index7">
    <w:name w:val="index 7"/>
    <w:basedOn w:val="TOC7"/>
    <w:next w:val="Index8"/>
    <w:uiPriority w:val="99"/>
    <w:unhideWhenUsed/>
  </w:style>
  <w:style w:type="paragraph" w:styleId="TOC8">
    <w:name w:val="toc 8"/>
    <w:basedOn w:val="TOC7"/>
    <w:next w:val="TOC9"/>
    <w:uiPriority w:val="69"/>
    <w:unhideWhenUsed/>
    <w:qFormat/>
    <w:pPr>
      <w:ind w:left="3600"/>
    </w:pPr>
  </w:style>
  <w:style w:type="paragraph" w:styleId="Index8">
    <w:name w:val="index 8"/>
    <w:basedOn w:val="TOC8"/>
    <w:next w:val="Index9"/>
    <w:uiPriority w:val="99"/>
    <w:unhideWhenUsed/>
  </w:style>
  <w:style w:type="paragraph" w:styleId="TOC9">
    <w:name w:val="toc 9"/>
    <w:basedOn w:val="TOC8"/>
    <w:uiPriority w:val="69"/>
    <w:unhideWhenUsed/>
    <w:qFormat/>
    <w:pPr>
      <w:ind w:left="4075"/>
    </w:pPr>
  </w:style>
  <w:style w:type="paragraph" w:styleId="Index9">
    <w:name w:val="index 9"/>
    <w:basedOn w:val="TOC9"/>
    <w:uiPriority w:val="99"/>
    <w:unhideWhenUsed/>
  </w:style>
  <w:style w:type="paragraph" w:customStyle="1" w:styleId="Paragraph1">
    <w:name w:val="Paragraph 1"/>
    <w:basedOn w:val="Normal"/>
    <w:uiPriority w:val="7"/>
    <w:qFormat/>
    <w:pPr>
      <w:ind w:firstLine="475"/>
    </w:pPr>
  </w:style>
  <w:style w:type="paragraph" w:styleId="NormalWeb">
    <w:name w:val="Normal (Web)"/>
    <w:basedOn w:val="Normal"/>
    <w:uiPriority w:val="99"/>
    <w:semiHidden/>
    <w:unhideWhenUsed/>
    <w:pPr>
      <w:spacing w:before="100" w:beforeAutospacing="1" w:after="100" w:afterAutospacing="1"/>
    </w:pPr>
    <w:rPr>
      <w:rFonts w:ascii="Verdana" w:eastAsia="Times New Roman" w:hAnsi="Verdana" w:cs="Times New Roman"/>
    </w:rPr>
  </w:style>
  <w:style w:type="paragraph" w:styleId="Title">
    <w:name w:val="Title"/>
    <w:basedOn w:val="Normal"/>
    <w:next w:val="Normal"/>
    <w:link w:val="TitleChar"/>
    <w:uiPriority w:val="10"/>
    <w:qFormat/>
    <w:pPr>
      <w:spacing w:after="0" w:line="480" w:lineRule="auto"/>
      <w:contextualSpacing/>
      <w:jc w:val="center"/>
      <w:outlineLvl w:val="0"/>
    </w:pPr>
    <w:rPr>
      <w:rFonts w:eastAsiaTheme="majorEastAsia" w:cstheme="majorBidi"/>
      <w:b/>
      <w:spacing w:val="-10"/>
      <w:kern w:val="28"/>
      <w:sz w:val="52"/>
      <w:szCs w:val="56"/>
    </w:rPr>
  </w:style>
  <w:style w:type="character" w:customStyle="1" w:styleId="TitleChar">
    <w:name w:val="Title Char"/>
    <w:basedOn w:val="DefaultParagraphFont"/>
    <w:link w:val="Title"/>
    <w:rPr>
      <w:rFonts w:ascii="Calibri" w:eastAsiaTheme="majorEastAsia" w:hAnsi="Calibri" w:cstheme="majorBidi"/>
      <w:b/>
      <w:spacing w:val="-10"/>
      <w:kern w:val="28"/>
      <w:sz w:val="52"/>
      <w:szCs w:val="56"/>
    </w:rPr>
  </w:style>
  <w:style w:type="paragraph" w:customStyle="1" w:styleId="ReferenceNote">
    <w:name w:val="Reference Note"/>
    <w:basedOn w:val="Block1"/>
    <w:next w:val="Block1"/>
    <w:uiPriority w:val="2"/>
    <w:qFormat/>
  </w:style>
  <w:style w:type="paragraph" w:customStyle="1" w:styleId="Block2">
    <w:name w:val="Block 2"/>
    <w:basedOn w:val="Block1"/>
    <w:uiPriority w:val="3"/>
    <w:unhideWhenUsed/>
    <w:qFormat/>
    <w:pPr>
      <w:ind w:left="475"/>
    </w:pPr>
  </w:style>
  <w:style w:type="paragraph" w:customStyle="1" w:styleId="Block3">
    <w:name w:val="Block 3"/>
    <w:basedOn w:val="Block2"/>
    <w:uiPriority w:val="3"/>
    <w:unhideWhenUsed/>
    <w:qFormat/>
    <w:pPr>
      <w:ind w:left="950"/>
    </w:pPr>
  </w:style>
  <w:style w:type="paragraph" w:customStyle="1" w:styleId="Block4">
    <w:name w:val="Block 4"/>
    <w:basedOn w:val="Block3"/>
    <w:uiPriority w:val="3"/>
    <w:unhideWhenUsed/>
    <w:qFormat/>
    <w:pPr>
      <w:ind w:left="1440"/>
    </w:pPr>
  </w:style>
  <w:style w:type="paragraph" w:customStyle="1" w:styleId="Block5">
    <w:name w:val="Block 5"/>
    <w:basedOn w:val="Block4"/>
    <w:uiPriority w:val="3"/>
    <w:unhideWhenUsed/>
    <w:qFormat/>
    <w:pPr>
      <w:ind w:left="1915"/>
    </w:pPr>
  </w:style>
  <w:style w:type="paragraph" w:customStyle="1" w:styleId="Block6">
    <w:name w:val="Block 6"/>
    <w:basedOn w:val="Block5"/>
    <w:uiPriority w:val="3"/>
    <w:unhideWhenUsed/>
    <w:pPr>
      <w:ind w:left="2390"/>
    </w:pPr>
  </w:style>
  <w:style w:type="paragraph" w:customStyle="1" w:styleId="Block7">
    <w:name w:val="Block 7"/>
    <w:basedOn w:val="Block6"/>
    <w:uiPriority w:val="3"/>
    <w:unhideWhenUsed/>
    <w:pPr>
      <w:ind w:left="2880"/>
    </w:pPr>
  </w:style>
  <w:style w:type="paragraph" w:customStyle="1" w:styleId="Block8">
    <w:name w:val="Block 8"/>
    <w:basedOn w:val="Block7"/>
    <w:uiPriority w:val="3"/>
    <w:unhideWhenUsed/>
    <w:pPr>
      <w:ind w:left="3355"/>
    </w:pPr>
  </w:style>
  <w:style w:type="paragraph" w:customStyle="1" w:styleId="Block9">
    <w:name w:val="Block 9"/>
    <w:basedOn w:val="Block8"/>
    <w:uiPriority w:val="3"/>
    <w:unhideWhenUsed/>
    <w:pPr>
      <w:ind w:left="3830"/>
    </w:pPr>
  </w:style>
  <w:style w:type="paragraph" w:styleId="List4">
    <w:name w:val="List 4"/>
    <w:basedOn w:val="List3"/>
    <w:uiPriority w:val="5"/>
    <w:unhideWhenUsed/>
    <w:qFormat/>
    <w:pPr>
      <w:ind w:left="1915"/>
    </w:pPr>
  </w:style>
  <w:style w:type="paragraph" w:styleId="List5">
    <w:name w:val="List 5"/>
    <w:basedOn w:val="List4"/>
    <w:uiPriority w:val="5"/>
    <w:unhideWhenUsed/>
    <w:qFormat/>
    <w:pPr>
      <w:ind w:left="2865"/>
    </w:pPr>
  </w:style>
  <w:style w:type="paragraph" w:customStyle="1" w:styleId="List6">
    <w:name w:val="List 6"/>
    <w:basedOn w:val="List5"/>
    <w:uiPriority w:val="5"/>
    <w:unhideWhenUsed/>
    <w:pPr>
      <w:ind w:left="3355"/>
    </w:pPr>
  </w:style>
  <w:style w:type="paragraph" w:customStyle="1" w:styleId="List7">
    <w:name w:val="List 7"/>
    <w:basedOn w:val="List6"/>
    <w:uiPriority w:val="5"/>
    <w:unhideWhenUsed/>
    <w:pPr>
      <w:ind w:left="3830"/>
    </w:pPr>
  </w:style>
  <w:style w:type="paragraph" w:customStyle="1" w:styleId="List8">
    <w:name w:val="List 8"/>
    <w:basedOn w:val="List7"/>
    <w:uiPriority w:val="5"/>
    <w:unhideWhenUsed/>
    <w:pPr>
      <w:ind w:left="4305"/>
    </w:pPr>
  </w:style>
  <w:style w:type="paragraph" w:customStyle="1" w:styleId="List9">
    <w:name w:val="List 9"/>
    <w:basedOn w:val="List8"/>
    <w:uiPriority w:val="5"/>
    <w:unhideWhenUsed/>
    <w:pPr>
      <w:ind w:left="4795"/>
    </w:pPr>
  </w:style>
  <w:style w:type="paragraph" w:customStyle="1" w:styleId="Hang2">
    <w:name w:val="Hang 2"/>
    <w:basedOn w:val="Hang1"/>
    <w:uiPriority w:val="8"/>
    <w:unhideWhenUsed/>
    <w:qFormat/>
    <w:pPr>
      <w:ind w:left="950"/>
    </w:pPr>
  </w:style>
  <w:style w:type="paragraph" w:customStyle="1" w:styleId="Hang3">
    <w:name w:val="Hang 3"/>
    <w:basedOn w:val="Hang2"/>
    <w:uiPriority w:val="8"/>
    <w:unhideWhenUsed/>
    <w:qFormat/>
    <w:pPr>
      <w:ind w:left="1425"/>
    </w:pPr>
  </w:style>
  <w:style w:type="paragraph" w:customStyle="1" w:styleId="Hang4">
    <w:name w:val="Hang 4"/>
    <w:basedOn w:val="Hang3"/>
    <w:uiPriority w:val="8"/>
    <w:unhideWhenUsed/>
    <w:qFormat/>
    <w:pPr>
      <w:ind w:left="1915"/>
    </w:pPr>
  </w:style>
  <w:style w:type="paragraph" w:customStyle="1" w:styleId="Hang5">
    <w:name w:val="Hang 5"/>
    <w:basedOn w:val="Hang4"/>
    <w:uiPriority w:val="8"/>
    <w:unhideWhenUsed/>
    <w:qFormat/>
    <w:pPr>
      <w:ind w:left="2390"/>
    </w:pPr>
  </w:style>
  <w:style w:type="paragraph" w:customStyle="1" w:styleId="Hang6">
    <w:name w:val="Hang 6"/>
    <w:basedOn w:val="Hang5"/>
    <w:uiPriority w:val="8"/>
    <w:unhideWhenUsed/>
    <w:pPr>
      <w:ind w:left="2865"/>
    </w:pPr>
  </w:style>
  <w:style w:type="paragraph" w:customStyle="1" w:styleId="Hang7">
    <w:name w:val="Hang 7"/>
    <w:basedOn w:val="Hang6"/>
    <w:uiPriority w:val="8"/>
    <w:unhideWhenUsed/>
    <w:pPr>
      <w:ind w:left="3355"/>
    </w:pPr>
  </w:style>
  <w:style w:type="paragraph" w:customStyle="1" w:styleId="Hang8">
    <w:name w:val="Hang 8"/>
    <w:basedOn w:val="Hang7"/>
    <w:uiPriority w:val="8"/>
    <w:unhideWhenUsed/>
    <w:pPr>
      <w:ind w:left="3830"/>
    </w:pPr>
  </w:style>
  <w:style w:type="paragraph" w:customStyle="1" w:styleId="Hang9">
    <w:name w:val="Hang 9"/>
    <w:basedOn w:val="Hang8"/>
    <w:uiPriority w:val="8"/>
    <w:unhideWhenUsed/>
    <w:pPr>
      <w:ind w:left="4305"/>
    </w:pPr>
  </w:style>
  <w:style w:type="paragraph" w:customStyle="1" w:styleId="Paragraph2">
    <w:name w:val="Paragraph 2"/>
    <w:basedOn w:val="Paragraph1"/>
    <w:uiPriority w:val="7"/>
    <w:unhideWhenUsed/>
    <w:qFormat/>
    <w:pPr>
      <w:ind w:left="475"/>
    </w:pPr>
  </w:style>
  <w:style w:type="paragraph" w:customStyle="1" w:styleId="Paragraph3">
    <w:name w:val="Paragraph 3"/>
    <w:basedOn w:val="Paragraph2"/>
    <w:uiPriority w:val="7"/>
    <w:unhideWhenUsed/>
    <w:qFormat/>
    <w:pPr>
      <w:ind w:left="950"/>
    </w:pPr>
  </w:style>
  <w:style w:type="paragraph" w:customStyle="1" w:styleId="Paragraph4">
    <w:name w:val="Paragraph 4"/>
    <w:basedOn w:val="Paragraph3"/>
    <w:uiPriority w:val="7"/>
    <w:unhideWhenUsed/>
    <w:qFormat/>
    <w:pPr>
      <w:ind w:left="1440"/>
    </w:pPr>
  </w:style>
  <w:style w:type="paragraph" w:customStyle="1" w:styleId="Paragraph5">
    <w:name w:val="Paragraph 5"/>
    <w:basedOn w:val="Paragraph4"/>
    <w:uiPriority w:val="7"/>
    <w:unhideWhenUsed/>
    <w:qFormat/>
    <w:pPr>
      <w:ind w:left="1915"/>
    </w:pPr>
  </w:style>
  <w:style w:type="paragraph" w:customStyle="1" w:styleId="Paragraph6">
    <w:name w:val="Paragraph 6"/>
    <w:basedOn w:val="Paragraph5"/>
    <w:uiPriority w:val="7"/>
    <w:unhideWhenUsed/>
    <w:pPr>
      <w:ind w:left="2880"/>
    </w:pPr>
  </w:style>
  <w:style w:type="paragraph" w:customStyle="1" w:styleId="Paragraph7">
    <w:name w:val="Paragraph 7"/>
    <w:basedOn w:val="Paragraph6"/>
    <w:uiPriority w:val="7"/>
    <w:unhideWhenUsed/>
    <w:pPr>
      <w:ind w:left="3355"/>
    </w:pPr>
  </w:style>
  <w:style w:type="paragraph" w:customStyle="1" w:styleId="Paragraph8">
    <w:name w:val="Paragraph 8"/>
    <w:basedOn w:val="Paragraph7"/>
    <w:uiPriority w:val="7"/>
    <w:unhideWhenUsed/>
    <w:pPr>
      <w:ind w:left="3830"/>
    </w:pPr>
  </w:style>
  <w:style w:type="paragraph" w:customStyle="1" w:styleId="Paragraph9">
    <w:name w:val="Paragraph 9"/>
    <w:basedOn w:val="Paragraph8"/>
    <w:uiPriority w:val="7"/>
    <w:unhideWhenUsed/>
    <w:pPr>
      <w:ind w:left="4320"/>
    </w:pPr>
  </w:style>
  <w:style w:type="character" w:customStyle="1" w:styleId="Heading6Char">
    <w:name w:val="Heading 6 Char"/>
    <w:basedOn w:val="DefaultParagraphFont"/>
    <w:link w:val="Heading6"/>
    <w:uiPriority w:val="1"/>
    <w:rPr>
      <w:rFonts w:asciiTheme="majorHAnsi" w:eastAsiaTheme="majorEastAsia" w:hAnsiTheme="majorHAnsi" w:cstheme="majorBidi"/>
      <w:b/>
      <w:i/>
      <w:iCs/>
      <w:sz w:val="26"/>
    </w:rPr>
  </w:style>
  <w:style w:type="character" w:customStyle="1" w:styleId="Heading8Char">
    <w:name w:val="Heading 8 Char"/>
    <w:basedOn w:val="DefaultParagraphFont"/>
    <w:link w:val="Heading8"/>
    <w:uiPriority w:val="1"/>
    <w:rPr>
      <w:rFonts w:ascii="Calibri" w:eastAsiaTheme="majorEastAsia" w:hAnsi="Calibri" w:cstheme="majorBidi"/>
      <w:b/>
      <w:szCs w:val="21"/>
    </w:rPr>
  </w:style>
  <w:style w:type="character" w:customStyle="1" w:styleId="Heading7Char">
    <w:name w:val="Heading 7 Char"/>
    <w:basedOn w:val="DefaultParagraphFont"/>
    <w:link w:val="Heading7"/>
    <w:uiPriority w:val="1"/>
    <w:rPr>
      <w:rFonts w:asciiTheme="majorHAnsi" w:eastAsiaTheme="majorEastAsia" w:hAnsiTheme="majorHAnsi" w:cstheme="majorBidi"/>
      <w:i/>
      <w:sz w:val="26"/>
    </w:rPr>
  </w:style>
  <w:style w:type="character" w:customStyle="1" w:styleId="Heading9Char">
    <w:name w:val="Heading 9 Char"/>
    <w:basedOn w:val="DefaultParagraphFont"/>
    <w:link w:val="Heading9"/>
    <w:uiPriority w:val="1"/>
    <w:rPr>
      <w:rFonts w:ascii="Calibri" w:eastAsiaTheme="majorEastAsia" w:hAnsi="Calibri" w:cstheme="majorBidi"/>
      <w:b/>
      <w:i/>
      <w:iCs/>
      <w:szCs w:val="21"/>
    </w:rPr>
  </w:style>
  <w:style w:type="paragraph" w:customStyle="1" w:styleId="Subsect1">
    <w:name w:val="Subsect 1"/>
    <w:basedOn w:val="Section"/>
    <w:next w:val="Block1"/>
    <w:uiPriority w:val="1"/>
    <w:qFormat/>
    <w:pPr>
      <w:outlineLvl w:val="6"/>
    </w:pPr>
    <w:rPr>
      <w:u w:val="single"/>
    </w:rPr>
  </w:style>
  <w:style w:type="paragraph" w:customStyle="1" w:styleId="Subsect2">
    <w:name w:val="Subsect 2"/>
    <w:basedOn w:val="Subsect1"/>
    <w:next w:val="Block1"/>
    <w:uiPriority w:val="1"/>
    <w:qFormat/>
    <w:pPr>
      <w:outlineLvl w:val="7"/>
    </w:pPr>
    <w:rPr>
      <w:i/>
    </w:rPr>
  </w:style>
  <w:style w:type="paragraph" w:customStyle="1" w:styleId="Subsect3">
    <w:name w:val="Subsect 3"/>
    <w:basedOn w:val="Subsect2"/>
    <w:next w:val="Block1"/>
    <w:uiPriority w:val="1"/>
    <w:qFormat/>
    <w:pPr>
      <w:outlineLvl w:val="8"/>
    </w:pPr>
    <w:rPr>
      <w:b w:val="0"/>
      <w:i w:val="0"/>
    </w:rPr>
  </w:style>
  <w:style w:type="table" w:customStyle="1" w:styleId="NormalTable4d835fe2-d296-4f39-92e1-6aa369bfedca">
    <w:name w:val="Normal Table_4d835fe2-d296-4f39-92e1-6aa369bfedca"/>
    <w:uiPriority w:val="99"/>
    <w:semiHidden/>
    <w:unhideWhenUsed/>
    <w:tblPr>
      <w:tblInd w:w="0" w:type="dxa"/>
      <w:tblCellMar>
        <w:top w:w="0" w:type="dxa"/>
        <w:left w:w="108" w:type="dxa"/>
        <w:bottom w:w="0" w:type="dxa"/>
        <w:right w:w="108" w:type="dxa"/>
      </w:tblCellMar>
    </w:tblPr>
  </w:style>
  <w:style w:type="table" w:styleId="TableGrid">
    <w:name w:val="Table Grid"/>
    <w:basedOn w:val="NormalTable4d835fe2-d296-4f39-92e1-6aa369bfedca"/>
    <w:uiPriority w:val="39"/>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ageCaptionBelowLeft">
    <w:name w:val="Image Caption Below Left"/>
    <w:basedOn w:val="Block1"/>
    <w:next w:val="Block1"/>
    <w:qFormat/>
    <w:pPr>
      <w:widowControl w:val="0"/>
    </w:pPr>
    <w:rPr>
      <w:b/>
    </w:rPr>
  </w:style>
  <w:style w:type="paragraph" w:customStyle="1" w:styleId="ImageCaptionBelowCenter">
    <w:name w:val="Image Caption Below Center"/>
    <w:basedOn w:val="ImageCaptionBelowLeft"/>
    <w:next w:val="Block1"/>
    <w:pPr>
      <w:jc w:val="center"/>
    </w:pPr>
  </w:style>
  <w:style w:type="paragraph" w:customStyle="1" w:styleId="ImageCaptionBelowRight">
    <w:name w:val="Image Caption Below Right"/>
    <w:basedOn w:val="ImageCaptionBelowLeft"/>
    <w:next w:val="Block1"/>
    <w:qFormat/>
    <w:pPr>
      <w:jc w:val="right"/>
    </w:pPr>
  </w:style>
  <w:style w:type="paragraph" w:customStyle="1" w:styleId="ImageRight">
    <w:name w:val="Image Right"/>
    <w:basedOn w:val="ImageLeft"/>
    <w:next w:val="Block1"/>
    <w:qFormat/>
    <w:pPr>
      <w:jc w:val="right"/>
    </w:pPr>
  </w:style>
  <w:style w:type="character" w:styleId="Hyperlink">
    <w:name w:val="Hyperlink"/>
    <w:basedOn w:val="DefaultParagraphFont"/>
    <w:uiPriority w:val="99"/>
    <w:unhideWhenUsed/>
    <w:rPr>
      <w:color w:val="4472C4"/>
      <w:u w:val="none"/>
    </w:rPr>
  </w:style>
  <w:style w:type="paragraph" w:customStyle="1" w:styleId="BlockCenter">
    <w:name w:val="Block Center"/>
    <w:basedOn w:val="Block1"/>
    <w:qFormat/>
    <w:pPr>
      <w:jc w:val="center"/>
    </w:pPr>
  </w:style>
  <w:style w:type="paragraph" w:styleId="BodyText">
    <w:name w:val="Body Text"/>
    <w:basedOn w:val="Normal"/>
    <w:link w:val="BodyTextChar"/>
    <w:uiPriority w:val="99"/>
    <w:semiHidden/>
  </w:style>
  <w:style w:type="character" w:customStyle="1" w:styleId="BodyTextChar">
    <w:name w:val="Body Text Char"/>
    <w:basedOn w:val="DefaultParagraphFont"/>
    <w:link w:val="BodyText"/>
    <w:uiPriority w:val="99"/>
    <w:semiHidden/>
    <w:rPr>
      <w:rFonts w:ascii="Calibri" w:hAnsi="Calibri"/>
      <w:sz w:val="20"/>
    </w:rPr>
  </w:style>
  <w:style w:type="paragraph" w:styleId="List">
    <w:name w:val="List"/>
    <w:basedOn w:val="Normal"/>
    <w:uiPriority w:val="99"/>
    <w:semiHidden/>
    <w:unhideWhenUsed/>
    <w:pPr>
      <w:ind w:left="360" w:hanging="360"/>
      <w:contextualSpacing/>
    </w:pPr>
  </w:style>
  <w:style w:type="paragraph" w:styleId="ListBullet">
    <w:name w:val="List Bullet"/>
    <w:basedOn w:val="Normal"/>
    <w:uiPriority w:val="99"/>
    <w:semiHidden/>
    <w:unhideWhenUsed/>
    <w:qFormat/>
    <w:pPr>
      <w:numPr>
        <w:numId w:val="1"/>
      </w:numPr>
      <w:contextualSpacing/>
    </w:pPr>
  </w:style>
  <w:style w:type="paragraph" w:styleId="ListContinue">
    <w:name w:val="List Continue"/>
    <w:basedOn w:val="Normal"/>
    <w:uiPriority w:val="99"/>
    <w:semiHidden/>
    <w:unhideWhenUsed/>
    <w:pPr>
      <w:ind w:left="360"/>
      <w:contextualSpacing/>
    </w:pPr>
  </w:style>
  <w:style w:type="paragraph" w:customStyle="1" w:styleId="Block1Center">
    <w:name w:val="Block 1 Center"/>
    <w:basedOn w:val="Block1"/>
    <w:qFormat/>
    <w:pPr>
      <w:jc w:val="center"/>
    </w:pPr>
  </w:style>
  <w:style w:type="paragraph" w:customStyle="1" w:styleId="Block2Center">
    <w:name w:val="Block 2 Center"/>
    <w:basedOn w:val="Block2"/>
    <w:qFormat/>
    <w:pPr>
      <w:jc w:val="center"/>
    </w:pPr>
  </w:style>
  <w:style w:type="paragraph" w:customStyle="1" w:styleId="Block3Center">
    <w:name w:val="Block 3 Center"/>
    <w:basedOn w:val="Block3"/>
    <w:qFormat/>
    <w:pPr>
      <w:jc w:val="center"/>
    </w:pPr>
  </w:style>
  <w:style w:type="paragraph" w:customStyle="1" w:styleId="Block4Center">
    <w:name w:val="Block 4 Center"/>
    <w:basedOn w:val="Block4"/>
    <w:qFormat/>
    <w:pPr>
      <w:jc w:val="center"/>
    </w:pPr>
  </w:style>
  <w:style w:type="paragraph" w:customStyle="1" w:styleId="Block5Center">
    <w:name w:val="Block 5 Center"/>
    <w:basedOn w:val="Block5"/>
    <w:qFormat/>
    <w:pPr>
      <w:jc w:val="center"/>
    </w:pPr>
  </w:style>
  <w:style w:type="paragraph" w:customStyle="1" w:styleId="Block6Center">
    <w:name w:val="Block 6 Center"/>
    <w:basedOn w:val="Block6"/>
    <w:qFormat/>
    <w:pPr>
      <w:jc w:val="center"/>
    </w:pPr>
  </w:style>
  <w:style w:type="paragraph" w:customStyle="1" w:styleId="Block7Center">
    <w:name w:val="Block 7 Center"/>
    <w:basedOn w:val="Block7"/>
    <w:qFormat/>
    <w:pPr>
      <w:jc w:val="center"/>
    </w:pPr>
  </w:style>
  <w:style w:type="paragraph" w:customStyle="1" w:styleId="Block8Center">
    <w:name w:val="Block 8 Center"/>
    <w:basedOn w:val="Block8"/>
    <w:qFormat/>
    <w:pPr>
      <w:jc w:val="center"/>
    </w:pPr>
  </w:style>
  <w:style w:type="paragraph" w:customStyle="1" w:styleId="Block9Center">
    <w:name w:val="Block 9 Center"/>
    <w:basedOn w:val="Block9"/>
    <w:qFormat/>
    <w:pPr>
      <w:jc w:val="center"/>
    </w:pPr>
  </w:style>
  <w:style w:type="paragraph" w:styleId="ListNumber">
    <w:name w:val="List Number"/>
    <w:basedOn w:val="Normal"/>
    <w:uiPriority w:val="99"/>
    <w:semiHidden/>
    <w:unhideWhenUsed/>
    <w:pPr>
      <w:numPr>
        <w:numId w:val="2"/>
      </w:numPr>
      <w:contextualSpacing/>
    </w:pPr>
  </w:style>
  <w:style w:type="paragraph" w:styleId="TableofFigures">
    <w:name w:val="table of figures"/>
    <w:basedOn w:val="Normal"/>
    <w:next w:val="Normal"/>
    <w:uiPriority w:val="99"/>
    <w:semiHidden/>
    <w:unhideWhenUsed/>
    <w:pPr>
      <w:spacing w:after="0"/>
    </w:pPr>
  </w:style>
  <w:style w:type="paragraph" w:styleId="Subtitle">
    <w:name w:val="Subtitle"/>
    <w:basedOn w:val="Normal"/>
    <w:next w:val="Normal"/>
    <w:link w:val="SubtitleChar"/>
    <w:uiPriority w:val="11"/>
    <w:qFormat/>
    <w:pPr>
      <w:numPr>
        <w:ilvl w:val="1"/>
      </w:numPr>
      <w:spacing w:after="160"/>
    </w:pPr>
    <w:rPr>
      <w:rFonts w:eastAsiaTheme="minorEastAsia"/>
      <w:color w:val="5A5A5A"/>
      <w:spacing w:val="15"/>
      <w:sz w:val="22"/>
      <w:szCs w:val="22"/>
    </w:rPr>
  </w:style>
  <w:style w:type="character" w:customStyle="1" w:styleId="SubtitleChar">
    <w:name w:val="Subtitle Char"/>
    <w:basedOn w:val="DefaultParagraphFont"/>
    <w:link w:val="Subtitle"/>
    <w:uiPriority w:val="87"/>
    <w:semiHidden/>
    <w:rPr>
      <w:rFonts w:ascii="Calibri" w:eastAsiaTheme="minorEastAsia" w:hAnsi="Calibri"/>
      <w:color w:val="5A5A5A"/>
      <w:spacing w:val="15"/>
      <w:sz w:val="22"/>
      <w:szCs w:val="22"/>
    </w:rPr>
  </w:style>
  <w:style w:type="paragraph" w:styleId="Footer">
    <w:name w:val="footer"/>
    <w:basedOn w:val="Normal"/>
    <w:link w:val="FooterChar"/>
    <w:uiPriority w:val="99"/>
    <w:semiHidden/>
    <w:unhideWhenUsed/>
    <w:pPr>
      <w:tabs>
        <w:tab w:val="center" w:pos="4680"/>
        <w:tab w:val="right" w:pos="9360"/>
      </w:tabs>
      <w:spacing w:before="0" w:after="0"/>
    </w:pPr>
  </w:style>
  <w:style w:type="character" w:customStyle="1" w:styleId="FooterChar">
    <w:name w:val="Footer Char"/>
    <w:basedOn w:val="DefaultParagraphFont"/>
    <w:link w:val="Footer"/>
    <w:uiPriority w:val="99"/>
    <w:semiHidden/>
    <w:rPr>
      <w:rFonts w:ascii="Calibri" w:hAnsi="Calibri"/>
      <w:sz w:val="20"/>
    </w:rPr>
  </w:style>
  <w:style w:type="paragraph" w:styleId="BlockText">
    <w:name w:val="Block Text"/>
    <w:basedOn w:val="Normal"/>
    <w:uiPriority w:val="99"/>
    <w:semiHidden/>
    <w:pPr>
      <w:pBdr>
        <w:top w:val="single" w:sz="2" w:space="10" w:color="4472C4"/>
        <w:left w:val="single" w:sz="2" w:space="10" w:color="4472C4"/>
        <w:bottom w:val="single" w:sz="2" w:space="10" w:color="4472C4"/>
        <w:right w:val="single" w:sz="2" w:space="10" w:color="4472C4"/>
      </w:pBdr>
      <w:ind w:left="1152" w:right="1152"/>
    </w:pPr>
    <w:rPr>
      <w:rFonts w:eastAsiaTheme="minorEastAsia"/>
      <w:i/>
      <w:iCs/>
      <w:color w:val="4472C4"/>
    </w:rPr>
  </w:style>
  <w:style w:type="paragraph" w:styleId="BodyText2">
    <w:name w:val="Body Text 2"/>
    <w:basedOn w:val="Normal"/>
    <w:link w:val="BodyText2Char"/>
    <w:uiPriority w:val="99"/>
    <w:semiHidden/>
    <w:pPr>
      <w:spacing w:line="480" w:lineRule="auto"/>
    </w:pPr>
  </w:style>
  <w:style w:type="character" w:customStyle="1" w:styleId="BodyText2Char">
    <w:name w:val="Body Text 2 Char"/>
    <w:basedOn w:val="DefaultParagraphFont"/>
    <w:link w:val="BodyText2"/>
    <w:uiPriority w:val="99"/>
    <w:semiHidden/>
    <w:rPr>
      <w:rFonts w:ascii="Calibri" w:hAnsi="Calibri"/>
      <w:sz w:val="20"/>
    </w:rPr>
  </w:style>
  <w:style w:type="paragraph" w:styleId="BodyText3">
    <w:name w:val="Body Text 3"/>
    <w:basedOn w:val="Normal"/>
    <w:link w:val="BodyText3Char"/>
    <w:uiPriority w:val="99"/>
    <w:semiHidden/>
    <w:rPr>
      <w:sz w:val="16"/>
      <w:szCs w:val="16"/>
    </w:rPr>
  </w:style>
  <w:style w:type="character" w:customStyle="1" w:styleId="BodyText3Char">
    <w:name w:val="Body Text 3 Char"/>
    <w:basedOn w:val="DefaultParagraphFont"/>
    <w:link w:val="BodyText3"/>
    <w:uiPriority w:val="99"/>
    <w:semiHidden/>
    <w:rPr>
      <w:rFonts w:ascii="Calibri" w:hAnsi="Calibri"/>
      <w:sz w:val="16"/>
      <w:szCs w:val="16"/>
    </w:rPr>
  </w:style>
  <w:style w:type="paragraph" w:styleId="BodyTextFirstIndent">
    <w:name w:val="Body Text First Indent"/>
    <w:basedOn w:val="BodyText"/>
    <w:link w:val="BodyTextFirstIndentChar"/>
    <w:uiPriority w:val="99"/>
    <w:semiHidden/>
    <w:pPr>
      <w:ind w:firstLine="360"/>
    </w:pPr>
  </w:style>
  <w:style w:type="character" w:customStyle="1" w:styleId="BodyTextFirstIndentChar">
    <w:name w:val="Body Text First Indent Char"/>
    <w:basedOn w:val="BodyTextChar"/>
    <w:link w:val="BodyTextFirstIndent"/>
    <w:uiPriority w:val="99"/>
    <w:semiHidden/>
    <w:rPr>
      <w:rFonts w:ascii="Calibri" w:hAnsi="Calibri"/>
      <w:sz w:val="20"/>
    </w:rPr>
  </w:style>
  <w:style w:type="paragraph" w:styleId="BodyTextIndent">
    <w:name w:val="Body Text Indent"/>
    <w:basedOn w:val="Normal"/>
    <w:link w:val="BodyTextIndentChar"/>
    <w:uiPriority w:val="99"/>
    <w:semiHidden/>
    <w:pPr>
      <w:ind w:left="360"/>
    </w:pPr>
  </w:style>
  <w:style w:type="character" w:customStyle="1" w:styleId="BodyTextIndentChar">
    <w:name w:val="Body Text Indent Char"/>
    <w:basedOn w:val="DefaultParagraphFont"/>
    <w:link w:val="BodyTextIndent"/>
    <w:uiPriority w:val="99"/>
    <w:semiHidden/>
    <w:rPr>
      <w:rFonts w:ascii="Calibri" w:hAnsi="Calibri"/>
      <w:sz w:val="20"/>
    </w:rPr>
  </w:style>
  <w:style w:type="paragraph" w:styleId="BodyTextFirstIndent2">
    <w:name w:val="Body Text First Indent 2"/>
    <w:basedOn w:val="BodyTextIndent"/>
    <w:link w:val="BodyTextFirstIndent2Char"/>
    <w:uiPriority w:val="99"/>
    <w:semiHidden/>
    <w:pPr>
      <w:ind w:firstLine="360"/>
    </w:pPr>
  </w:style>
  <w:style w:type="character" w:customStyle="1" w:styleId="BodyTextFirstIndent2Char">
    <w:name w:val="Body Text First Indent 2 Char"/>
    <w:basedOn w:val="BodyTextIndentChar"/>
    <w:link w:val="BodyTextFirstIndent2"/>
    <w:uiPriority w:val="99"/>
    <w:semiHidden/>
    <w:rPr>
      <w:rFonts w:ascii="Calibri" w:hAnsi="Calibri"/>
      <w:sz w:val="20"/>
    </w:rPr>
  </w:style>
  <w:style w:type="paragraph" w:styleId="BodyTextIndent2">
    <w:name w:val="Body Text Indent 2"/>
    <w:basedOn w:val="Normal"/>
    <w:link w:val="BodyTextIndent2Char"/>
    <w:uiPriority w:val="99"/>
    <w:semiHidden/>
    <w:pPr>
      <w:spacing w:line="480" w:lineRule="auto"/>
      <w:ind w:left="360"/>
    </w:pPr>
  </w:style>
  <w:style w:type="character" w:customStyle="1" w:styleId="BodyTextIndent2Char">
    <w:name w:val="Body Text Indent 2 Char"/>
    <w:basedOn w:val="DefaultParagraphFont"/>
    <w:link w:val="BodyTextIndent2"/>
    <w:uiPriority w:val="99"/>
    <w:semiHidden/>
    <w:rPr>
      <w:rFonts w:ascii="Calibri" w:hAnsi="Calibri"/>
      <w:sz w:val="20"/>
    </w:rPr>
  </w:style>
  <w:style w:type="paragraph" w:styleId="BodyTextIndent3">
    <w:name w:val="Body Text Indent 3"/>
    <w:basedOn w:val="Normal"/>
    <w:link w:val="BodyTextIndent3Char"/>
    <w:uiPriority w:val="99"/>
    <w:semiHidden/>
    <w:pPr>
      <w:ind w:left="360"/>
    </w:pPr>
    <w:rPr>
      <w:sz w:val="16"/>
      <w:szCs w:val="16"/>
    </w:rPr>
  </w:style>
  <w:style w:type="character" w:customStyle="1" w:styleId="BodyTextIndent3Char">
    <w:name w:val="Body Text Indent 3 Char"/>
    <w:basedOn w:val="DefaultParagraphFont"/>
    <w:link w:val="BodyTextIndent3"/>
    <w:uiPriority w:val="99"/>
    <w:semiHidden/>
    <w:rPr>
      <w:rFonts w:ascii="Calibri" w:hAnsi="Calibri"/>
      <w:sz w:val="16"/>
      <w:szCs w:val="16"/>
    </w:rPr>
  </w:style>
  <w:style w:type="paragraph" w:styleId="Caption">
    <w:name w:val="caption"/>
    <w:basedOn w:val="Normal"/>
    <w:next w:val="Normal"/>
    <w:uiPriority w:val="35"/>
    <w:semiHidden/>
    <w:unhideWhenUsed/>
    <w:qFormat/>
    <w:pPr>
      <w:spacing w:before="0" w:after="200"/>
    </w:pPr>
    <w:rPr>
      <w:i/>
      <w:iCs/>
      <w:color w:val="44546A"/>
      <w:sz w:val="18"/>
      <w:szCs w:val="18"/>
    </w:rPr>
  </w:style>
  <w:style w:type="paragraph" w:styleId="Closing">
    <w:name w:val="Closing"/>
    <w:basedOn w:val="Normal"/>
    <w:link w:val="ClosingChar"/>
    <w:uiPriority w:val="99"/>
    <w:semiHidden/>
    <w:pPr>
      <w:spacing w:before="0" w:after="0"/>
      <w:ind w:left="4320"/>
    </w:pPr>
  </w:style>
  <w:style w:type="character" w:customStyle="1" w:styleId="ClosingChar">
    <w:name w:val="Closing Char"/>
    <w:basedOn w:val="DefaultParagraphFont"/>
    <w:link w:val="Closing"/>
    <w:uiPriority w:val="99"/>
    <w:semiHidden/>
    <w:rPr>
      <w:rFonts w:ascii="Calibri" w:hAnsi="Calibri"/>
      <w:sz w:val="20"/>
    </w:rPr>
  </w:style>
  <w:style w:type="paragraph" w:customStyle="1" w:styleId="CommentText1">
    <w:name w:val="Comment Text1"/>
    <w:basedOn w:val="Normal"/>
    <w:link w:val="CommentTextChar"/>
    <w:uiPriority w:val="99"/>
    <w:semiHidden/>
    <w:unhideWhenUsed/>
    <w:rPr>
      <w:szCs w:val="20"/>
    </w:rPr>
  </w:style>
  <w:style w:type="character" w:customStyle="1" w:styleId="CommentTextChar">
    <w:name w:val="Comment Text Char"/>
    <w:basedOn w:val="DefaultParagraphFont"/>
    <w:link w:val="CommentText1"/>
    <w:uiPriority w:val="99"/>
    <w:semiHidden/>
    <w:rPr>
      <w:rFonts w:ascii="Calibri" w:hAnsi="Calibri"/>
      <w:sz w:val="20"/>
      <w:szCs w:val="20"/>
    </w:rPr>
  </w:style>
  <w:style w:type="paragraph" w:customStyle="1" w:styleId="CommentSubject1">
    <w:name w:val="Comment Subject1"/>
    <w:basedOn w:val="CommentText1"/>
    <w:next w:val="CommentText1"/>
    <w:link w:val="CommentSubjectChar"/>
    <w:uiPriority w:val="99"/>
    <w:semiHidden/>
    <w:unhideWhenUsed/>
    <w:rPr>
      <w:b/>
      <w:bCs/>
    </w:rPr>
  </w:style>
  <w:style w:type="character" w:customStyle="1" w:styleId="CommentSubjectChar">
    <w:name w:val="Comment Subject Char"/>
    <w:basedOn w:val="CommentTextChar"/>
    <w:link w:val="CommentSubject1"/>
    <w:uiPriority w:val="99"/>
    <w:semiHidden/>
    <w:rPr>
      <w:rFonts w:ascii="Calibri" w:hAnsi="Calibri"/>
      <w:b/>
      <w:bCs/>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rFonts w:ascii="Calibri" w:hAnsi="Calibri"/>
      <w:sz w:val="20"/>
    </w:rPr>
  </w:style>
  <w:style w:type="character" w:customStyle="1" w:styleId="BookTitle1">
    <w:name w:val="Book Title1"/>
    <w:basedOn w:val="DefaultParagraphFont"/>
    <w:uiPriority w:val="84"/>
    <w:semiHidden/>
    <w:unhideWhenUsed/>
    <w:qFormat/>
    <w:rPr>
      <w:b/>
      <w:bCs/>
      <w:i/>
      <w:iCs/>
      <w:spacing w:val="5"/>
    </w:rPr>
  </w:style>
  <w:style w:type="character" w:customStyle="1" w:styleId="CommentReference1">
    <w:name w:val="Comment Reference1"/>
    <w:basedOn w:val="DefaultParagraphFont"/>
    <w:uiPriority w:val="99"/>
    <w:semiHidden/>
    <w:unhideWhenUsed/>
    <w:rPr>
      <w:sz w:val="16"/>
      <w:szCs w:val="16"/>
    </w:rPr>
  </w:style>
  <w:style w:type="paragraph" w:styleId="DocumentMap">
    <w:name w:val="Document Map"/>
    <w:basedOn w:val="Normal"/>
    <w:link w:val="DocumentMapChar"/>
    <w:uiPriority w:val="99"/>
    <w:semiHidden/>
    <w:unhideWhenUsed/>
    <w:pPr>
      <w:spacing w:before="0" w:after="0"/>
    </w:pPr>
    <w:rPr>
      <w:rFonts w:cs="Calibri"/>
      <w:sz w:val="16"/>
      <w:szCs w:val="16"/>
    </w:rPr>
  </w:style>
  <w:style w:type="character" w:customStyle="1" w:styleId="DocumentMapChar">
    <w:name w:val="Document Map Char"/>
    <w:basedOn w:val="DefaultParagraphFont"/>
    <w:link w:val="DocumentMap"/>
    <w:uiPriority w:val="99"/>
    <w:semiHidden/>
    <w:rPr>
      <w:rFonts w:ascii="Calibri" w:hAnsi="Calibri" w:cs="Calibri"/>
      <w:sz w:val="16"/>
      <w:szCs w:val="16"/>
    </w:rPr>
  </w:style>
  <w:style w:type="paragraph" w:styleId="E-mailSignature">
    <w:name w:val="E-mail Signature"/>
    <w:basedOn w:val="Normal"/>
    <w:link w:val="E-mailSignatureChar"/>
    <w:uiPriority w:val="99"/>
    <w:semiHidden/>
    <w:unhideWhenUsed/>
    <w:pPr>
      <w:spacing w:before="0" w:after="0"/>
    </w:pPr>
  </w:style>
  <w:style w:type="character" w:customStyle="1" w:styleId="E-mailSignatureChar">
    <w:name w:val="E-mail Signature Char"/>
    <w:basedOn w:val="DefaultParagraphFont"/>
    <w:link w:val="E-mailSignature"/>
    <w:uiPriority w:val="99"/>
    <w:semiHidden/>
    <w:rPr>
      <w:rFonts w:ascii="Calibri" w:hAnsi="Calibri"/>
      <w:sz w:val="20"/>
    </w:rPr>
  </w:style>
  <w:style w:type="character" w:styleId="Emphasis">
    <w:name w:val="Emphasis"/>
    <w:basedOn w:val="DefaultParagraphFont"/>
    <w:uiPriority w:val="11"/>
    <w:semiHidden/>
    <w:qFormat/>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after="0"/>
    </w:pPr>
    <w:rPr>
      <w:szCs w:val="20"/>
    </w:rPr>
  </w:style>
  <w:style w:type="character" w:customStyle="1" w:styleId="EndnoteTextChar">
    <w:name w:val="Endnote Text Char"/>
    <w:basedOn w:val="DefaultParagraphFont"/>
    <w:link w:val="EndnoteText"/>
    <w:uiPriority w:val="99"/>
    <w:semiHidden/>
    <w:rPr>
      <w:rFonts w:ascii="Calibri" w:hAnsi="Calibri"/>
      <w:sz w:val="20"/>
      <w:szCs w:val="20"/>
    </w:rPr>
  </w:style>
  <w:style w:type="paragraph" w:customStyle="1" w:styleId="EnvelopeAddress1">
    <w:name w:val="Envelope Address1"/>
    <w:basedOn w:val="Normal"/>
    <w:uiPriority w:val="99"/>
    <w:semiHidden/>
    <w:unhideWhenUsed/>
    <w:pPr>
      <w:framePr w:dropCap="none" w:lines="1" w:w="7920" w:h="1980" w:hRule="exact" w:hSpace="180" w:wrap="auto" w:hAnchor="page" w:xAlign="center" w:yAlign="bottom"/>
      <w:spacing w:before="0" w:after="0"/>
      <w:ind w:left="2880"/>
    </w:pPr>
    <w:rPr>
      <w:rFonts w:asciiTheme="majorHAnsi" w:eastAsiaTheme="majorEastAsia" w:hAnsiTheme="majorHAnsi" w:cstheme="majorBidi"/>
      <w:sz w:val="24"/>
    </w:rPr>
  </w:style>
  <w:style w:type="paragraph" w:customStyle="1" w:styleId="EnvelopeReturn1">
    <w:name w:val="Envelope Return1"/>
    <w:basedOn w:val="Normal"/>
    <w:uiPriority w:val="99"/>
    <w:semiHidden/>
    <w:unhideWhenUsed/>
    <w:pPr>
      <w:spacing w:before="0" w:after="0"/>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Pr>
      <w:color w:val="954F72"/>
      <w:u w:val="single"/>
    </w:rPr>
  </w:style>
  <w:style w:type="paragraph" w:styleId="Header">
    <w:name w:val="header"/>
    <w:basedOn w:val="Normal"/>
    <w:link w:val="HeaderChar"/>
    <w:uiPriority w:val="99"/>
    <w:semiHidden/>
    <w:unhideWhenUsed/>
    <w:pPr>
      <w:tabs>
        <w:tab w:val="center" w:pos="4680"/>
        <w:tab w:val="right" w:pos="9360"/>
      </w:tabs>
      <w:spacing w:before="0" w:after="0"/>
    </w:pPr>
  </w:style>
  <w:style w:type="character" w:customStyle="1" w:styleId="HeaderChar">
    <w:name w:val="Header Char"/>
    <w:basedOn w:val="DefaultParagraphFont"/>
    <w:link w:val="Header"/>
    <w:uiPriority w:val="99"/>
    <w:semiHidden/>
    <w:rPr>
      <w:rFonts w:ascii="Calibri" w:hAnsi="Calibri"/>
      <w:sz w:val="20"/>
    </w:rPr>
  </w:style>
  <w:style w:type="paragraph" w:styleId="NoteHeading">
    <w:name w:val="Note Heading"/>
    <w:basedOn w:val="Normal"/>
    <w:next w:val="Normal"/>
    <w:link w:val="NoteHeadingChar"/>
    <w:uiPriority w:val="99"/>
    <w:semiHidden/>
    <w:unhideWhenUsed/>
    <w:pPr>
      <w:spacing w:before="0" w:after="0"/>
    </w:pPr>
  </w:style>
  <w:style w:type="character" w:customStyle="1" w:styleId="NoteHeadingChar">
    <w:name w:val="Note Heading Char"/>
    <w:basedOn w:val="DefaultParagraphFont"/>
    <w:link w:val="NoteHeading"/>
    <w:uiPriority w:val="99"/>
    <w:semiHidden/>
    <w:rPr>
      <w:rFonts w:ascii="Calibri" w:hAnsi="Calibri"/>
      <w:sz w:val="20"/>
    </w:rPr>
  </w:style>
  <w:style w:type="paragraph" w:styleId="ListBullet2">
    <w:name w:val="List Bullet 2"/>
    <w:basedOn w:val="Normal"/>
    <w:uiPriority w:val="99"/>
    <w:semiHidden/>
    <w:unhideWhenUsed/>
    <w:pPr>
      <w:numPr>
        <w:numId w:val="3"/>
      </w:numPr>
      <w:contextualSpacing/>
    </w:pPr>
  </w:style>
  <w:style w:type="paragraph" w:styleId="ListBullet3">
    <w:name w:val="List Bullet 3"/>
    <w:basedOn w:val="Normal"/>
    <w:uiPriority w:val="99"/>
    <w:semiHidden/>
    <w:unhideWhenUsed/>
    <w:pPr>
      <w:numPr>
        <w:numId w:val="4"/>
      </w:numPr>
      <w:contextualSpacing/>
    </w:pPr>
  </w:style>
  <w:style w:type="paragraph" w:styleId="ListBullet4">
    <w:name w:val="List Bullet 4"/>
    <w:basedOn w:val="Normal"/>
    <w:uiPriority w:val="99"/>
    <w:semiHidden/>
    <w:unhideWhenUsed/>
    <w:pPr>
      <w:numPr>
        <w:numId w:val="5"/>
      </w:numPr>
      <w:contextualSpacing/>
    </w:pPr>
  </w:style>
  <w:style w:type="paragraph" w:styleId="ListBullet5">
    <w:name w:val="List Bullet 5"/>
    <w:basedOn w:val="Normal"/>
    <w:uiPriority w:val="99"/>
    <w:semiHidden/>
    <w:unhideWhenUsed/>
    <w:pPr>
      <w:numPr>
        <w:numId w:val="6"/>
      </w:numPr>
      <w:contextualSpacing/>
    </w:pPr>
  </w:style>
  <w:style w:type="paragraph" w:styleId="ListContinue2">
    <w:name w:val="List Continue 2"/>
    <w:basedOn w:val="Normal"/>
    <w:uiPriority w:val="99"/>
    <w:semiHidden/>
    <w:unhideWhenUsed/>
    <w:pPr>
      <w:ind w:left="720"/>
      <w:contextualSpacing/>
    </w:pPr>
  </w:style>
  <w:style w:type="paragraph" w:styleId="ListContinue3">
    <w:name w:val="List Continue 3"/>
    <w:basedOn w:val="Normal"/>
    <w:uiPriority w:val="99"/>
    <w:semiHidden/>
    <w:unhideWhenUsed/>
    <w:qFormat/>
    <w:pPr>
      <w:ind w:left="1080"/>
      <w:contextualSpacing/>
    </w:pPr>
  </w:style>
  <w:style w:type="paragraph" w:styleId="ListContinue4">
    <w:name w:val="List Continue 4"/>
    <w:basedOn w:val="Normal"/>
    <w:uiPriority w:val="99"/>
    <w:semiHidden/>
    <w:unhideWhenUsed/>
    <w:qFormat/>
    <w:pPr>
      <w:ind w:left="1440"/>
      <w:contextualSpacing/>
    </w:pPr>
  </w:style>
  <w:style w:type="paragraph" w:styleId="ListContinue5">
    <w:name w:val="List Continue 5"/>
    <w:basedOn w:val="Normal"/>
    <w:uiPriority w:val="99"/>
    <w:semiHidden/>
    <w:unhideWhenUsed/>
    <w:qFormat/>
    <w:pPr>
      <w:ind w:left="1800"/>
      <w:contextualSpacing/>
    </w:pPr>
  </w:style>
  <w:style w:type="paragraph" w:styleId="ListNumber2">
    <w:name w:val="List Number 2"/>
    <w:basedOn w:val="Normal"/>
    <w:uiPriority w:val="99"/>
    <w:semiHidden/>
    <w:unhideWhenUsed/>
    <w:qFormat/>
    <w:pPr>
      <w:numPr>
        <w:numId w:val="7"/>
      </w:numPr>
      <w:contextualSpacing/>
    </w:pPr>
  </w:style>
  <w:style w:type="paragraph" w:styleId="ListNumber3">
    <w:name w:val="List Number 3"/>
    <w:basedOn w:val="Normal"/>
    <w:uiPriority w:val="99"/>
    <w:semiHidden/>
    <w:unhideWhenUsed/>
    <w:qFormat/>
    <w:pPr>
      <w:numPr>
        <w:numId w:val="8"/>
      </w:numPr>
      <w:contextualSpacing/>
    </w:pPr>
  </w:style>
  <w:style w:type="paragraph" w:styleId="ListNumber4">
    <w:name w:val="List Number 4"/>
    <w:basedOn w:val="Normal"/>
    <w:uiPriority w:val="99"/>
    <w:semiHidden/>
    <w:unhideWhenUsed/>
    <w:qFormat/>
    <w:pPr>
      <w:numPr>
        <w:numId w:val="9"/>
      </w:numPr>
      <w:contextualSpacing/>
    </w:pPr>
  </w:style>
  <w:style w:type="paragraph" w:styleId="ListNumber5">
    <w:name w:val="List Number 5"/>
    <w:basedOn w:val="Normal"/>
    <w:uiPriority w:val="99"/>
    <w:semiHidden/>
    <w:unhideWhenUsed/>
    <w:qFormat/>
    <w:pPr>
      <w:numPr>
        <w:numId w:val="10"/>
      </w:numPr>
      <w:contextualSpacing/>
    </w:pPr>
  </w:style>
  <w:style w:type="paragraph" w:customStyle="1" w:styleId="TOCHeading1">
    <w:name w:val="TOC Heading1"/>
    <w:basedOn w:val="Heading1"/>
    <w:next w:val="Normal"/>
    <w:uiPriority w:val="69"/>
    <w:semiHidden/>
    <w:unhideWhenUsed/>
    <w:qFormat/>
    <w:pPr>
      <w:spacing w:before="240" w:after="0" w:line="240" w:lineRule="auto"/>
      <w:jc w:val="left"/>
    </w:pPr>
    <w:rPr>
      <w:rFonts w:eastAsiaTheme="majorEastAsia" w:cstheme="majorBidi"/>
      <w:b w:val="0"/>
      <w:color w:val="2F5496"/>
    </w:rPr>
  </w:style>
  <w:style w:type="paragraph" w:styleId="TOAHeading">
    <w:name w:val="toa heading"/>
    <w:basedOn w:val="Normal"/>
    <w:next w:val="Normal"/>
    <w:uiPriority w:val="99"/>
    <w:semiHidden/>
    <w:unhideWhenUsed/>
    <w:pPr>
      <w:spacing w:before="120"/>
    </w:pPr>
    <w:rPr>
      <w:rFonts w:eastAsiaTheme="majorEastAsia" w:cstheme="majorBidi"/>
      <w:b/>
      <w:bCs/>
      <w:sz w:val="24"/>
    </w:rPr>
  </w:style>
  <w:style w:type="paragraph" w:styleId="IndexHeading">
    <w:name w:val="index heading"/>
    <w:basedOn w:val="Normal"/>
    <w:next w:val="Index1"/>
    <w:uiPriority w:val="99"/>
    <w:semiHidden/>
    <w:unhideWhenUsed/>
    <w:qFormat/>
    <w:rPr>
      <w:rFonts w:eastAsiaTheme="majorEastAsia" w:cstheme="majorBidi"/>
      <w:b/>
      <w:bCs/>
    </w:rPr>
  </w:style>
  <w:style w:type="paragraph" w:styleId="TableofAuthorities">
    <w:name w:val="table of authorities"/>
    <w:basedOn w:val="Normal"/>
    <w:next w:val="Normal"/>
    <w:uiPriority w:val="99"/>
    <w:semiHidden/>
    <w:unhideWhenUsed/>
    <w:pPr>
      <w:spacing w:after="0"/>
      <w:ind w:left="200" w:hanging="200"/>
    </w:pPr>
  </w:style>
  <w:style w:type="table" w:customStyle="1" w:styleId="NormalTable5c46d1de-dce9-4c3d-b305-70577cec9c5b">
    <w:name w:val="Normal Table_5c46d1de-dce9-4c3d-b305-70577cec9c5b"/>
    <w:uiPriority w:val="99"/>
    <w:semiHidden/>
    <w:unhideWhenUsed/>
    <w:tblPr>
      <w:tblInd w:w="0" w:type="dxa"/>
      <w:tblCellMar>
        <w:top w:w="0" w:type="dxa"/>
        <w:left w:w="108" w:type="dxa"/>
        <w:bottom w:w="0" w:type="dxa"/>
        <w:right w:w="108" w:type="dxa"/>
      </w:tblCellMar>
    </w:tblPr>
  </w:style>
  <w:style w:type="table" w:customStyle="1" w:styleId="Table169f69d64-a745-4a93-90e7-0a0b2ea22edc">
    <w:name w:val="Table 1_69f69d64-a745-4a93-90e7-0a0b2ea22edc"/>
    <w:basedOn w:val="NormalTable5c46d1de-dce9-4c3d-b305-70577cec9c5b"/>
    <w:uiPriority w:val="99"/>
    <w:pPr>
      <w:spacing w:before="0" w:after="0"/>
      <w:jc w:val="left"/>
    </w:pPr>
    <w:rPr>
      <w:sz w:val="20"/>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table" w:customStyle="1" w:styleId="Table2">
    <w:name w:val="Table 2"/>
    <w:basedOn w:val="Table169f69d64-a745-4a93-90e7-0a0b2ea22edc"/>
    <w:uiPriority w:val="99"/>
    <w:tblPr>
      <w:tblInd w:w="590" w:type="dxa"/>
    </w:tblPr>
  </w:style>
  <w:style w:type="table" w:customStyle="1" w:styleId="NormalTableed6693a7-30d2-43f7-9ea0-94e5b036ae95">
    <w:name w:val="Normal Table_ed6693a7-30d2-43f7-9ea0-94e5b036ae95"/>
    <w:uiPriority w:val="99"/>
    <w:semiHidden/>
    <w:unhideWhenUsed/>
    <w:tblPr>
      <w:tblInd w:w="0" w:type="dxa"/>
      <w:tblCellMar>
        <w:top w:w="0" w:type="dxa"/>
        <w:left w:w="108" w:type="dxa"/>
        <w:bottom w:w="0" w:type="dxa"/>
        <w:right w:w="108" w:type="dxa"/>
      </w:tblCellMar>
    </w:tblPr>
  </w:style>
  <w:style w:type="table" w:customStyle="1" w:styleId="Table1bf0f8ad8-b1e2-4667-96be-0766ad553b71">
    <w:name w:val="Table 1_bf0f8ad8-b1e2-4667-96be-0766ad553b71"/>
    <w:basedOn w:val="NormalTableed6693a7-30d2-43f7-9ea0-94e5b036ae95"/>
    <w:uiPriority w:val="99"/>
    <w:pPr>
      <w:spacing w:before="0" w:after="0"/>
      <w:jc w:val="left"/>
    </w:pPr>
    <w:rPr>
      <w:sz w:val="20"/>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table" w:customStyle="1" w:styleId="Table2bf3537e2-75f0-4d29-a096-27baae304d29">
    <w:name w:val="Table 2_bf3537e2-75f0-4d29-a096-27baae304d29"/>
    <w:basedOn w:val="Table1bf0f8ad8-b1e2-4667-96be-0766ad553b71"/>
    <w:uiPriority w:val="99"/>
    <w:tblPr>
      <w:tblInd w:w="590" w:type="dxa"/>
    </w:tblPr>
  </w:style>
  <w:style w:type="table" w:customStyle="1" w:styleId="Table3">
    <w:name w:val="Table 3"/>
    <w:basedOn w:val="Table2bf3537e2-75f0-4d29-a096-27baae304d29"/>
    <w:uiPriority w:val="99"/>
    <w:tblPr>
      <w:tblInd w:w="1066" w:type="dxa"/>
    </w:tblPr>
  </w:style>
  <w:style w:type="table" w:customStyle="1" w:styleId="NormalTable568598e1-c926-4c9b-a576-cc6a06058a79">
    <w:name w:val="Normal Table_568598e1-c926-4c9b-a576-cc6a06058a79"/>
    <w:uiPriority w:val="99"/>
    <w:semiHidden/>
    <w:unhideWhenUsed/>
    <w:tblPr>
      <w:tblInd w:w="0" w:type="dxa"/>
      <w:tblCellMar>
        <w:top w:w="0" w:type="dxa"/>
        <w:left w:w="108" w:type="dxa"/>
        <w:bottom w:w="0" w:type="dxa"/>
        <w:right w:w="108" w:type="dxa"/>
      </w:tblCellMar>
    </w:tblPr>
  </w:style>
  <w:style w:type="table" w:customStyle="1" w:styleId="Table1eaa0f97c-d003-4b85-9e1d-d2d9528ca56a">
    <w:name w:val="Table 1_eaa0f97c-d003-4b85-9e1d-d2d9528ca56a"/>
    <w:basedOn w:val="NormalTable568598e1-c926-4c9b-a576-cc6a06058a79"/>
    <w:uiPriority w:val="99"/>
    <w:pPr>
      <w:spacing w:before="0" w:after="0"/>
      <w:jc w:val="left"/>
    </w:pPr>
    <w:rPr>
      <w:sz w:val="20"/>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table" w:customStyle="1" w:styleId="Table22ff06b32-10b8-4bea-868a-2a7e783792b8">
    <w:name w:val="Table 2_2ff06b32-10b8-4bea-868a-2a7e783792b8"/>
    <w:basedOn w:val="Table1eaa0f97c-d003-4b85-9e1d-d2d9528ca56a"/>
    <w:uiPriority w:val="99"/>
    <w:tblPr>
      <w:tblInd w:w="590" w:type="dxa"/>
    </w:tblPr>
  </w:style>
  <w:style w:type="table" w:customStyle="1" w:styleId="Table3d1379e71-96af-4945-ae74-34ecbf7aba80">
    <w:name w:val="Table 3_d1379e71-96af-4945-ae74-34ecbf7aba80"/>
    <w:basedOn w:val="Table22ff06b32-10b8-4bea-868a-2a7e783792b8"/>
    <w:uiPriority w:val="99"/>
    <w:tblPr>
      <w:tblInd w:w="1066" w:type="dxa"/>
    </w:tblPr>
  </w:style>
  <w:style w:type="table" w:customStyle="1" w:styleId="Table4">
    <w:name w:val="Table 4"/>
    <w:basedOn w:val="Table3d1379e71-96af-4945-ae74-34ecbf7aba80"/>
    <w:uiPriority w:val="99"/>
    <w:tblPr>
      <w:tblInd w:w="1555" w:type="dxa"/>
    </w:tblPr>
  </w:style>
  <w:style w:type="table" w:customStyle="1" w:styleId="NormalTable7dc20b88-3dd2-4f9f-8f34-7ea35794c86a">
    <w:name w:val="Normal Table_7dc20b88-3dd2-4f9f-8f34-7ea35794c86a"/>
    <w:uiPriority w:val="99"/>
    <w:semiHidden/>
    <w:unhideWhenUsed/>
    <w:tblPr>
      <w:tblInd w:w="0" w:type="dxa"/>
      <w:tblCellMar>
        <w:top w:w="0" w:type="dxa"/>
        <w:left w:w="108" w:type="dxa"/>
        <w:bottom w:w="0" w:type="dxa"/>
        <w:right w:w="108" w:type="dxa"/>
      </w:tblCellMar>
    </w:tblPr>
  </w:style>
  <w:style w:type="table" w:customStyle="1" w:styleId="Table16b74c367-7ce5-4e62-8c52-dd7cb9eb6318">
    <w:name w:val="Table 1_6b74c367-7ce5-4e62-8c52-dd7cb9eb6318"/>
    <w:basedOn w:val="NormalTable7dc20b88-3dd2-4f9f-8f34-7ea35794c86a"/>
    <w:uiPriority w:val="99"/>
    <w:pPr>
      <w:spacing w:before="0" w:after="0"/>
      <w:jc w:val="left"/>
    </w:pPr>
    <w:rPr>
      <w:sz w:val="20"/>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table" w:customStyle="1" w:styleId="Table2de9932bc-7f99-4262-aaef-b090878157b1">
    <w:name w:val="Table 2_de9932bc-7f99-4262-aaef-b090878157b1"/>
    <w:basedOn w:val="Table16b74c367-7ce5-4e62-8c52-dd7cb9eb6318"/>
    <w:uiPriority w:val="99"/>
    <w:tblPr>
      <w:tblInd w:w="590" w:type="dxa"/>
    </w:tblPr>
  </w:style>
  <w:style w:type="table" w:customStyle="1" w:styleId="Table349e0baac-be68-4034-8619-dfdb7a07e55e">
    <w:name w:val="Table 3_49e0baac-be68-4034-8619-dfdb7a07e55e"/>
    <w:basedOn w:val="Table2de9932bc-7f99-4262-aaef-b090878157b1"/>
    <w:uiPriority w:val="99"/>
    <w:tblPr>
      <w:tblInd w:w="1066" w:type="dxa"/>
    </w:tblPr>
  </w:style>
  <w:style w:type="table" w:customStyle="1" w:styleId="Table4fbfb8f67-6525-428f-bcaf-e7111aee1cdc">
    <w:name w:val="Table 4_fbfb8f67-6525-428f-bcaf-e7111aee1cdc"/>
    <w:basedOn w:val="Table349e0baac-be68-4034-8619-dfdb7a07e55e"/>
    <w:uiPriority w:val="99"/>
    <w:tblPr>
      <w:tblInd w:w="1555" w:type="dxa"/>
    </w:tblPr>
  </w:style>
  <w:style w:type="table" w:customStyle="1" w:styleId="Table5">
    <w:name w:val="Table 5"/>
    <w:basedOn w:val="Table4fbfb8f67-6525-428f-bcaf-e7111aee1cdc"/>
    <w:uiPriority w:val="99"/>
    <w:tblPr>
      <w:tblInd w:w="2030" w:type="dxa"/>
    </w:tblPr>
  </w:style>
  <w:style w:type="table" w:customStyle="1" w:styleId="NormalTabled85691fa-3a67-4e70-a95a-aa09428e8164">
    <w:name w:val="Normal Table_d85691fa-3a67-4e70-a95a-aa09428e8164"/>
    <w:uiPriority w:val="99"/>
    <w:semiHidden/>
    <w:unhideWhenUsed/>
    <w:tblPr>
      <w:tblInd w:w="0" w:type="dxa"/>
      <w:tblCellMar>
        <w:top w:w="0" w:type="dxa"/>
        <w:left w:w="108" w:type="dxa"/>
        <w:bottom w:w="0" w:type="dxa"/>
        <w:right w:w="108" w:type="dxa"/>
      </w:tblCellMar>
    </w:tblPr>
  </w:style>
  <w:style w:type="table" w:customStyle="1" w:styleId="Table15144298f-a1d5-4fdc-b683-3c770c3a9954">
    <w:name w:val="Table 1_5144298f-a1d5-4fdc-b683-3c770c3a9954"/>
    <w:basedOn w:val="NormalTabled85691fa-3a67-4e70-a95a-aa09428e8164"/>
    <w:uiPriority w:val="99"/>
    <w:pPr>
      <w:spacing w:before="0" w:after="0"/>
      <w:jc w:val="left"/>
    </w:pPr>
    <w:rPr>
      <w:sz w:val="20"/>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table" w:customStyle="1" w:styleId="Table2926fdd06-db68-4c82-b6e2-16b3aedb0f0f">
    <w:name w:val="Table 2_926fdd06-db68-4c82-b6e2-16b3aedb0f0f"/>
    <w:basedOn w:val="Table15144298f-a1d5-4fdc-b683-3c770c3a9954"/>
    <w:uiPriority w:val="99"/>
    <w:tblPr>
      <w:tblInd w:w="590" w:type="dxa"/>
    </w:tblPr>
  </w:style>
  <w:style w:type="table" w:customStyle="1" w:styleId="Table3b87e01af-bcb0-4712-b219-ed63e206485d">
    <w:name w:val="Table 3_b87e01af-bcb0-4712-b219-ed63e206485d"/>
    <w:basedOn w:val="Table2926fdd06-db68-4c82-b6e2-16b3aedb0f0f"/>
    <w:uiPriority w:val="99"/>
    <w:tblPr>
      <w:tblInd w:w="1066" w:type="dxa"/>
    </w:tblPr>
  </w:style>
  <w:style w:type="table" w:customStyle="1" w:styleId="Table4608acf66-1bb9-4625-b48b-d66972681697">
    <w:name w:val="Table 4_608acf66-1bb9-4625-b48b-d66972681697"/>
    <w:basedOn w:val="Table3b87e01af-bcb0-4712-b219-ed63e206485d"/>
    <w:uiPriority w:val="99"/>
    <w:tblPr>
      <w:tblInd w:w="1555" w:type="dxa"/>
    </w:tblPr>
  </w:style>
  <w:style w:type="table" w:customStyle="1" w:styleId="Table5ee9e18c2-452d-4418-a3fd-e32e7f8ad04c">
    <w:name w:val="Table 5_ee9e18c2-452d-4418-a3fd-e32e7f8ad04c"/>
    <w:basedOn w:val="Table4608acf66-1bb9-4625-b48b-d66972681697"/>
    <w:uiPriority w:val="99"/>
    <w:tblPr>
      <w:tblInd w:w="2030" w:type="dxa"/>
    </w:tblPr>
  </w:style>
  <w:style w:type="table" w:customStyle="1" w:styleId="Table6">
    <w:name w:val="Table 6"/>
    <w:basedOn w:val="Table5ee9e18c2-452d-4418-a3fd-e32e7f8ad04c"/>
    <w:uiPriority w:val="99"/>
    <w:tblPr>
      <w:tblInd w:w="2506" w:type="dxa"/>
      <w:tblCellMar>
        <w:left w:w="115" w:type="dxa"/>
        <w:right w:w="115" w:type="dxa"/>
      </w:tblCellMar>
    </w:tblPr>
  </w:style>
  <w:style w:type="table" w:customStyle="1" w:styleId="NormalTable7cbb43eb-ad73-4045-ac1f-25e9ce957c2c">
    <w:name w:val="Normal Table_7cbb43eb-ad73-4045-ac1f-25e9ce957c2c"/>
    <w:uiPriority w:val="99"/>
    <w:semiHidden/>
    <w:unhideWhenUsed/>
    <w:tblPr>
      <w:tblInd w:w="0" w:type="dxa"/>
      <w:tblCellMar>
        <w:top w:w="0" w:type="dxa"/>
        <w:left w:w="108" w:type="dxa"/>
        <w:bottom w:w="0" w:type="dxa"/>
        <w:right w:w="108" w:type="dxa"/>
      </w:tblCellMar>
    </w:tblPr>
  </w:style>
  <w:style w:type="table" w:customStyle="1" w:styleId="Table1956b2140-5938-42b9-860e-a73f31c38180">
    <w:name w:val="Table 1_956b2140-5938-42b9-860e-a73f31c38180"/>
    <w:basedOn w:val="NormalTable7cbb43eb-ad73-4045-ac1f-25e9ce957c2c"/>
    <w:uiPriority w:val="99"/>
    <w:pPr>
      <w:spacing w:before="0" w:after="0"/>
      <w:jc w:val="left"/>
    </w:pPr>
    <w:rPr>
      <w:sz w:val="20"/>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table" w:customStyle="1" w:styleId="Table2c85e01ec-3e91-4b5d-8248-2ecba9623659">
    <w:name w:val="Table 2_c85e01ec-3e91-4b5d-8248-2ecba9623659"/>
    <w:basedOn w:val="Table1956b2140-5938-42b9-860e-a73f31c38180"/>
    <w:uiPriority w:val="99"/>
    <w:tblPr>
      <w:tblInd w:w="590" w:type="dxa"/>
    </w:tblPr>
  </w:style>
  <w:style w:type="table" w:customStyle="1" w:styleId="Table311595a9b-2f7c-43d6-aa27-4610b3f5d8e3">
    <w:name w:val="Table 3_11595a9b-2f7c-43d6-aa27-4610b3f5d8e3"/>
    <w:basedOn w:val="Table2c85e01ec-3e91-4b5d-8248-2ecba9623659"/>
    <w:uiPriority w:val="99"/>
    <w:tblPr>
      <w:tblInd w:w="1066" w:type="dxa"/>
    </w:tblPr>
  </w:style>
  <w:style w:type="table" w:customStyle="1" w:styleId="Table4b4a3b4f2-9160-4c68-9e05-c061967e9504">
    <w:name w:val="Table 4_b4a3b4f2-9160-4c68-9e05-c061967e9504"/>
    <w:basedOn w:val="Table311595a9b-2f7c-43d6-aa27-4610b3f5d8e3"/>
    <w:uiPriority w:val="99"/>
    <w:tblPr>
      <w:tblInd w:w="1555" w:type="dxa"/>
    </w:tblPr>
  </w:style>
  <w:style w:type="table" w:customStyle="1" w:styleId="Table5e37985ba-4607-483e-aaaa-1edcd40ca9a5">
    <w:name w:val="Table 5_e37985ba-4607-483e-aaaa-1edcd40ca9a5"/>
    <w:basedOn w:val="Table4b4a3b4f2-9160-4c68-9e05-c061967e9504"/>
    <w:uiPriority w:val="99"/>
    <w:tblPr>
      <w:tblInd w:w="2030" w:type="dxa"/>
    </w:tblPr>
  </w:style>
  <w:style w:type="table" w:customStyle="1" w:styleId="Table60fb10e64-a6c9-4b08-a844-1b79c64b72bb">
    <w:name w:val="Table 6_0fb10e64-a6c9-4b08-a844-1b79c64b72bb"/>
    <w:basedOn w:val="Table5e37985ba-4607-483e-aaaa-1edcd40ca9a5"/>
    <w:uiPriority w:val="99"/>
    <w:tblPr>
      <w:tblInd w:w="2506" w:type="dxa"/>
      <w:tblCellMar>
        <w:left w:w="115" w:type="dxa"/>
        <w:right w:w="115" w:type="dxa"/>
      </w:tblCellMar>
    </w:tblPr>
  </w:style>
  <w:style w:type="table" w:customStyle="1" w:styleId="Table7">
    <w:name w:val="Table 7"/>
    <w:basedOn w:val="Table60fb10e64-a6c9-4b08-a844-1b79c64b72bb"/>
    <w:uiPriority w:val="99"/>
    <w:tblPr>
      <w:tblInd w:w="2995" w:type="dxa"/>
    </w:tblPr>
  </w:style>
  <w:style w:type="table" w:customStyle="1" w:styleId="NormalTable1ae0cd41-fa9c-4879-bc0e-7c7283fcf718">
    <w:name w:val="Normal Table_1ae0cd41-fa9c-4879-bc0e-7c7283fcf718"/>
    <w:uiPriority w:val="99"/>
    <w:semiHidden/>
    <w:unhideWhenUsed/>
    <w:tblPr>
      <w:tblInd w:w="0" w:type="dxa"/>
      <w:tblCellMar>
        <w:top w:w="0" w:type="dxa"/>
        <w:left w:w="108" w:type="dxa"/>
        <w:bottom w:w="0" w:type="dxa"/>
        <w:right w:w="108" w:type="dxa"/>
      </w:tblCellMar>
    </w:tblPr>
  </w:style>
  <w:style w:type="table" w:customStyle="1" w:styleId="Table13fd05f08-5d5f-46de-a0d6-4d7873157244">
    <w:name w:val="Table 1_3fd05f08-5d5f-46de-a0d6-4d7873157244"/>
    <w:basedOn w:val="NormalTable1ae0cd41-fa9c-4879-bc0e-7c7283fcf718"/>
    <w:uiPriority w:val="99"/>
    <w:pPr>
      <w:spacing w:before="0" w:after="0"/>
      <w:jc w:val="left"/>
    </w:pPr>
    <w:rPr>
      <w:sz w:val="20"/>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table" w:customStyle="1" w:styleId="Table21b4f008c-7522-4129-affc-54dcf9892b06">
    <w:name w:val="Table 2_1b4f008c-7522-4129-affc-54dcf9892b06"/>
    <w:basedOn w:val="Table13fd05f08-5d5f-46de-a0d6-4d7873157244"/>
    <w:uiPriority w:val="99"/>
    <w:tblPr>
      <w:tblInd w:w="590" w:type="dxa"/>
    </w:tblPr>
  </w:style>
  <w:style w:type="table" w:customStyle="1" w:styleId="Table32bd42c99-c20e-43e8-a357-994b255541a8">
    <w:name w:val="Table 3_2bd42c99-c20e-43e8-a357-994b255541a8"/>
    <w:basedOn w:val="Table21b4f008c-7522-4129-affc-54dcf9892b06"/>
    <w:uiPriority w:val="99"/>
    <w:tblPr>
      <w:tblInd w:w="1066" w:type="dxa"/>
    </w:tblPr>
  </w:style>
  <w:style w:type="table" w:customStyle="1" w:styleId="Table4f0790e62-0951-4eef-a21b-a1e097b667af">
    <w:name w:val="Table 4_f0790e62-0951-4eef-a21b-a1e097b667af"/>
    <w:basedOn w:val="Table32bd42c99-c20e-43e8-a357-994b255541a8"/>
    <w:uiPriority w:val="99"/>
    <w:tblPr>
      <w:tblInd w:w="1555" w:type="dxa"/>
    </w:tblPr>
  </w:style>
  <w:style w:type="table" w:customStyle="1" w:styleId="Table5e23a6364-9ced-4720-b4aa-550f3973f0e4">
    <w:name w:val="Table 5_e23a6364-9ced-4720-b4aa-550f3973f0e4"/>
    <w:basedOn w:val="Table4f0790e62-0951-4eef-a21b-a1e097b667af"/>
    <w:uiPriority w:val="99"/>
    <w:tblPr>
      <w:tblInd w:w="2030" w:type="dxa"/>
    </w:tblPr>
  </w:style>
  <w:style w:type="table" w:customStyle="1" w:styleId="Table6569b2c80-751f-429c-bf12-69c79713f836">
    <w:name w:val="Table 6_569b2c80-751f-429c-bf12-69c79713f836"/>
    <w:basedOn w:val="Table5e23a6364-9ced-4720-b4aa-550f3973f0e4"/>
    <w:uiPriority w:val="99"/>
    <w:tblPr>
      <w:tblInd w:w="2506" w:type="dxa"/>
      <w:tblCellMar>
        <w:left w:w="115" w:type="dxa"/>
        <w:right w:w="115" w:type="dxa"/>
      </w:tblCellMar>
    </w:tblPr>
  </w:style>
  <w:style w:type="table" w:customStyle="1" w:styleId="Table719bdb1a1-05df-40bd-ae95-d0316df27d2e">
    <w:name w:val="Table 7_19bdb1a1-05df-40bd-ae95-d0316df27d2e"/>
    <w:basedOn w:val="Table6569b2c80-751f-429c-bf12-69c79713f836"/>
    <w:uiPriority w:val="99"/>
    <w:tblPr>
      <w:tblInd w:w="2995" w:type="dxa"/>
    </w:tblPr>
  </w:style>
  <w:style w:type="table" w:customStyle="1" w:styleId="Table8">
    <w:name w:val="Table 8"/>
    <w:basedOn w:val="Table719bdb1a1-05df-40bd-ae95-d0316df27d2e"/>
    <w:uiPriority w:val="99"/>
    <w:tblPr>
      <w:tblInd w:w="3470" w:type="dxa"/>
    </w:tblPr>
  </w:style>
  <w:style w:type="table" w:customStyle="1" w:styleId="NormalTable39508c52-31e1-4f07-b19a-9c2b15674188">
    <w:name w:val="Normal Table_39508c52-31e1-4f07-b19a-9c2b15674188"/>
    <w:uiPriority w:val="99"/>
    <w:semiHidden/>
    <w:unhideWhenUsed/>
    <w:tblPr>
      <w:tblInd w:w="0" w:type="dxa"/>
      <w:tblCellMar>
        <w:top w:w="0" w:type="dxa"/>
        <w:left w:w="108" w:type="dxa"/>
        <w:bottom w:w="0" w:type="dxa"/>
        <w:right w:w="108" w:type="dxa"/>
      </w:tblCellMar>
    </w:tblPr>
  </w:style>
  <w:style w:type="table" w:customStyle="1" w:styleId="Table10627ff66-71bf-45c9-a09a-660fb39ae6e4">
    <w:name w:val="Table 1_0627ff66-71bf-45c9-a09a-660fb39ae6e4"/>
    <w:basedOn w:val="NormalTable39508c52-31e1-4f07-b19a-9c2b15674188"/>
    <w:uiPriority w:val="99"/>
    <w:pPr>
      <w:spacing w:before="0" w:after="0"/>
      <w:jc w:val="left"/>
    </w:pPr>
    <w:rPr>
      <w:sz w:val="20"/>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table" w:customStyle="1" w:styleId="Table2ec530fe1-2d21-46e5-a343-cb7087e6ec70">
    <w:name w:val="Table 2_ec530fe1-2d21-46e5-a343-cb7087e6ec70"/>
    <w:basedOn w:val="Table10627ff66-71bf-45c9-a09a-660fb39ae6e4"/>
    <w:uiPriority w:val="99"/>
    <w:tblPr>
      <w:tblInd w:w="590" w:type="dxa"/>
    </w:tblPr>
  </w:style>
  <w:style w:type="table" w:customStyle="1" w:styleId="Table3b01137ca-b5b2-43f3-967b-159d9bbb8a0e">
    <w:name w:val="Table 3_b01137ca-b5b2-43f3-967b-159d9bbb8a0e"/>
    <w:basedOn w:val="Table2ec530fe1-2d21-46e5-a343-cb7087e6ec70"/>
    <w:uiPriority w:val="99"/>
    <w:tblPr>
      <w:tblInd w:w="1066" w:type="dxa"/>
    </w:tblPr>
  </w:style>
  <w:style w:type="table" w:customStyle="1" w:styleId="Table469577235-9055-489b-80d3-5b9b94247c07">
    <w:name w:val="Table 4_69577235-9055-489b-80d3-5b9b94247c07"/>
    <w:basedOn w:val="Table3b01137ca-b5b2-43f3-967b-159d9bbb8a0e"/>
    <w:uiPriority w:val="99"/>
    <w:tblPr>
      <w:tblInd w:w="1555" w:type="dxa"/>
    </w:tblPr>
  </w:style>
  <w:style w:type="table" w:customStyle="1" w:styleId="Table578f279e9-8d36-46ed-ac7a-14d7b6efac2d">
    <w:name w:val="Table 5_78f279e9-8d36-46ed-ac7a-14d7b6efac2d"/>
    <w:basedOn w:val="Table469577235-9055-489b-80d3-5b9b94247c07"/>
    <w:uiPriority w:val="99"/>
    <w:tblPr>
      <w:tblInd w:w="2030" w:type="dxa"/>
    </w:tblPr>
  </w:style>
  <w:style w:type="table" w:customStyle="1" w:styleId="Table61e2c8ae5-7a19-414c-b4a9-e0636b9636c9">
    <w:name w:val="Table 6_1e2c8ae5-7a19-414c-b4a9-e0636b9636c9"/>
    <w:basedOn w:val="Table578f279e9-8d36-46ed-ac7a-14d7b6efac2d"/>
    <w:uiPriority w:val="99"/>
    <w:tblPr>
      <w:tblInd w:w="2506" w:type="dxa"/>
      <w:tblCellMar>
        <w:left w:w="115" w:type="dxa"/>
        <w:right w:w="115" w:type="dxa"/>
      </w:tblCellMar>
    </w:tblPr>
  </w:style>
  <w:style w:type="table" w:customStyle="1" w:styleId="Table72b3ec17d-7bf3-4958-8134-154ab1cebcd4">
    <w:name w:val="Table 7_2b3ec17d-7bf3-4958-8134-154ab1cebcd4"/>
    <w:basedOn w:val="Table61e2c8ae5-7a19-414c-b4a9-e0636b9636c9"/>
    <w:uiPriority w:val="99"/>
    <w:tblPr>
      <w:tblInd w:w="2995" w:type="dxa"/>
    </w:tblPr>
  </w:style>
  <w:style w:type="table" w:customStyle="1" w:styleId="Table8f9246681-43f6-4f0d-9531-7080ceb4fc82">
    <w:name w:val="Table 8_f9246681-43f6-4f0d-9531-7080ceb4fc82"/>
    <w:basedOn w:val="Table72b3ec17d-7bf3-4958-8134-154ab1cebcd4"/>
    <w:uiPriority w:val="99"/>
    <w:tblPr>
      <w:tblInd w:w="3470" w:type="dxa"/>
    </w:tblPr>
  </w:style>
  <w:style w:type="table" w:customStyle="1" w:styleId="Table9">
    <w:name w:val="Table 9"/>
    <w:basedOn w:val="Table8f9246681-43f6-4f0d-9531-7080ceb4fc82"/>
    <w:uiPriority w:val="99"/>
    <w:tblPr>
      <w:tblInd w:w="3946" w:type="dxa"/>
    </w:tblPr>
  </w:style>
  <w:style w:type="table" w:customStyle="1" w:styleId="NormalTable753a47ab-ff29-46fe-8a25-bc380e74845e">
    <w:name w:val="Normal Table_753a47ab-ff29-46fe-8a25-bc380e74845e"/>
    <w:uiPriority w:val="99"/>
    <w:semiHidden/>
    <w:unhideWhenUsed/>
    <w:tblPr>
      <w:tblInd w:w="0" w:type="dxa"/>
      <w:tblCellMar>
        <w:top w:w="0" w:type="dxa"/>
        <w:left w:w="108" w:type="dxa"/>
        <w:bottom w:w="0" w:type="dxa"/>
        <w:right w:w="108" w:type="dxa"/>
      </w:tblCellMar>
    </w:tblPr>
  </w:style>
  <w:style w:type="table" w:customStyle="1" w:styleId="TableNoRule1">
    <w:name w:val="Table NoRule 1"/>
    <w:basedOn w:val="NormalTable753a47ab-ff29-46fe-8a25-bc380e74845e"/>
    <w:uiPriority w:val="99"/>
    <w:pPr>
      <w:spacing w:before="0" w:after="0"/>
      <w:jc w:val="left"/>
    </w:pPr>
    <w:tblPr>
      <w:tblCellMar>
        <w:left w:w="0" w:type="dxa"/>
        <w:right w:w="0" w:type="dxa"/>
      </w:tblCellMar>
    </w:tblPr>
    <w:tcPr>
      <w:shd w:val="clear" w:color="auto" w:fill="auto"/>
    </w:tcPr>
  </w:style>
  <w:style w:type="table" w:customStyle="1" w:styleId="NormalTablec0059e61-c4b2-4667-afe3-253bd0caaf38">
    <w:name w:val="Normal Table_c0059e61-c4b2-4667-afe3-253bd0caaf38"/>
    <w:uiPriority w:val="99"/>
    <w:semiHidden/>
    <w:unhideWhenUsed/>
    <w:tblPr>
      <w:tblInd w:w="0" w:type="dxa"/>
      <w:tblCellMar>
        <w:top w:w="0" w:type="dxa"/>
        <w:left w:w="108" w:type="dxa"/>
        <w:bottom w:w="0" w:type="dxa"/>
        <w:right w:w="108" w:type="dxa"/>
      </w:tblCellMar>
    </w:tblPr>
  </w:style>
  <w:style w:type="table" w:customStyle="1" w:styleId="TableNoRule1f0e79d2a-556d-4d07-9d2c-26bcc1d199c7">
    <w:name w:val="Table NoRule 1_f0e79d2a-556d-4d07-9d2c-26bcc1d199c7"/>
    <w:basedOn w:val="NormalTablec0059e61-c4b2-4667-afe3-253bd0caaf38"/>
    <w:uiPriority w:val="99"/>
    <w:pPr>
      <w:spacing w:before="0" w:after="0"/>
      <w:jc w:val="left"/>
    </w:pPr>
    <w:tblPr>
      <w:tblCellMar>
        <w:left w:w="0" w:type="dxa"/>
        <w:right w:w="0" w:type="dxa"/>
      </w:tblCellMar>
    </w:tblPr>
    <w:tcPr>
      <w:shd w:val="clear" w:color="auto" w:fill="auto"/>
    </w:tcPr>
  </w:style>
  <w:style w:type="table" w:customStyle="1" w:styleId="TableNoRule2">
    <w:name w:val="Table NoRule 2"/>
    <w:basedOn w:val="TableNoRule1f0e79d2a-556d-4d07-9d2c-26bcc1d199c7"/>
    <w:uiPriority w:val="99"/>
    <w:tblPr>
      <w:tblInd w:w="475" w:type="dxa"/>
    </w:tblPr>
  </w:style>
  <w:style w:type="table" w:customStyle="1" w:styleId="NormalTablea6efa75c-e061-407d-9616-05879a046e0e">
    <w:name w:val="Normal Table_a6efa75c-e061-407d-9616-05879a046e0e"/>
    <w:uiPriority w:val="99"/>
    <w:semiHidden/>
    <w:unhideWhenUsed/>
    <w:tblPr>
      <w:tblInd w:w="0" w:type="dxa"/>
      <w:tblCellMar>
        <w:top w:w="0" w:type="dxa"/>
        <w:left w:w="108" w:type="dxa"/>
        <w:bottom w:w="0" w:type="dxa"/>
        <w:right w:w="108" w:type="dxa"/>
      </w:tblCellMar>
    </w:tblPr>
  </w:style>
  <w:style w:type="table" w:customStyle="1" w:styleId="TableNoRule1d8db5a81-42f3-44fd-94ab-1a77c5410cc7">
    <w:name w:val="Table NoRule 1_d8db5a81-42f3-44fd-94ab-1a77c5410cc7"/>
    <w:basedOn w:val="NormalTablea6efa75c-e061-407d-9616-05879a046e0e"/>
    <w:uiPriority w:val="99"/>
    <w:pPr>
      <w:spacing w:before="0" w:after="0"/>
      <w:jc w:val="left"/>
    </w:pPr>
    <w:tblPr>
      <w:tblCellMar>
        <w:left w:w="0" w:type="dxa"/>
        <w:right w:w="0" w:type="dxa"/>
      </w:tblCellMar>
    </w:tblPr>
    <w:tcPr>
      <w:shd w:val="clear" w:color="auto" w:fill="auto"/>
    </w:tcPr>
  </w:style>
  <w:style w:type="table" w:customStyle="1" w:styleId="TableNoRule203f739a4-5c34-4f6c-9ab2-704786d3f17e">
    <w:name w:val="Table NoRule 2_03f739a4-5c34-4f6c-9ab2-704786d3f17e"/>
    <w:basedOn w:val="TableNoRule1d8db5a81-42f3-44fd-94ab-1a77c5410cc7"/>
    <w:uiPriority w:val="99"/>
    <w:tblPr>
      <w:tblInd w:w="475" w:type="dxa"/>
    </w:tblPr>
  </w:style>
  <w:style w:type="table" w:customStyle="1" w:styleId="TableNoRule3">
    <w:name w:val="Table NoRule 3"/>
    <w:basedOn w:val="TableNoRule203f739a4-5c34-4f6c-9ab2-704786d3f17e"/>
    <w:uiPriority w:val="99"/>
    <w:tblPr>
      <w:tblInd w:w="950" w:type="dxa"/>
    </w:tblPr>
  </w:style>
  <w:style w:type="table" w:customStyle="1" w:styleId="NormalTablefb4cad8b-f068-4942-9f58-59c28f16bce2">
    <w:name w:val="Normal Table_fb4cad8b-f068-4942-9f58-59c28f16bce2"/>
    <w:uiPriority w:val="99"/>
    <w:semiHidden/>
    <w:unhideWhenUsed/>
    <w:tblPr>
      <w:tblInd w:w="0" w:type="dxa"/>
      <w:tblCellMar>
        <w:top w:w="0" w:type="dxa"/>
        <w:left w:w="108" w:type="dxa"/>
        <w:bottom w:w="0" w:type="dxa"/>
        <w:right w:w="108" w:type="dxa"/>
      </w:tblCellMar>
    </w:tblPr>
  </w:style>
  <w:style w:type="table" w:customStyle="1" w:styleId="TableNoRule1a040c88c-f0ba-458d-96d8-51ad2f11f915">
    <w:name w:val="Table NoRule 1_a040c88c-f0ba-458d-96d8-51ad2f11f915"/>
    <w:basedOn w:val="NormalTablefb4cad8b-f068-4942-9f58-59c28f16bce2"/>
    <w:uiPriority w:val="99"/>
    <w:pPr>
      <w:spacing w:before="0" w:after="0"/>
      <w:jc w:val="left"/>
    </w:pPr>
    <w:tblPr>
      <w:tblCellMar>
        <w:left w:w="0" w:type="dxa"/>
        <w:right w:w="0" w:type="dxa"/>
      </w:tblCellMar>
    </w:tblPr>
    <w:tcPr>
      <w:shd w:val="clear" w:color="auto" w:fill="auto"/>
    </w:tcPr>
  </w:style>
  <w:style w:type="table" w:customStyle="1" w:styleId="TableNoRule21f9cfdaf-f473-4c3c-8e49-112558ca6c1a">
    <w:name w:val="Table NoRule 2_1f9cfdaf-f473-4c3c-8e49-112558ca6c1a"/>
    <w:basedOn w:val="TableNoRule1a040c88c-f0ba-458d-96d8-51ad2f11f915"/>
    <w:uiPriority w:val="99"/>
    <w:tblPr>
      <w:tblInd w:w="475" w:type="dxa"/>
    </w:tblPr>
  </w:style>
  <w:style w:type="table" w:customStyle="1" w:styleId="TableNoRule3d1b14ccf-91b8-4ce1-b788-89625cca9e53">
    <w:name w:val="Table NoRule 3_d1b14ccf-91b8-4ce1-b788-89625cca9e53"/>
    <w:basedOn w:val="TableNoRule21f9cfdaf-f473-4c3c-8e49-112558ca6c1a"/>
    <w:uiPriority w:val="99"/>
    <w:tblPr>
      <w:tblInd w:w="950" w:type="dxa"/>
    </w:tblPr>
  </w:style>
  <w:style w:type="table" w:customStyle="1" w:styleId="TableNoRule4">
    <w:name w:val="Table NoRule 4"/>
    <w:basedOn w:val="TableNoRule3d1b14ccf-91b8-4ce1-b788-89625cca9e53"/>
    <w:uiPriority w:val="99"/>
    <w:tblPr>
      <w:tblInd w:w="1440" w:type="dxa"/>
    </w:tblPr>
  </w:style>
  <w:style w:type="table" w:customStyle="1" w:styleId="NormalTablef0655c75-52dd-4da0-9bb2-6801b99f953e">
    <w:name w:val="Normal Table_f0655c75-52dd-4da0-9bb2-6801b99f953e"/>
    <w:uiPriority w:val="99"/>
    <w:semiHidden/>
    <w:unhideWhenUsed/>
    <w:tblPr>
      <w:tblInd w:w="0" w:type="dxa"/>
      <w:tblCellMar>
        <w:top w:w="0" w:type="dxa"/>
        <w:left w:w="108" w:type="dxa"/>
        <w:bottom w:w="0" w:type="dxa"/>
        <w:right w:w="108" w:type="dxa"/>
      </w:tblCellMar>
    </w:tblPr>
  </w:style>
  <w:style w:type="table" w:customStyle="1" w:styleId="TableNoRule11517b6ee-d44e-4899-8529-fc76c7a1f449">
    <w:name w:val="Table NoRule 1_1517b6ee-d44e-4899-8529-fc76c7a1f449"/>
    <w:basedOn w:val="NormalTablef0655c75-52dd-4da0-9bb2-6801b99f953e"/>
    <w:uiPriority w:val="99"/>
    <w:pPr>
      <w:spacing w:before="0" w:after="0"/>
      <w:jc w:val="left"/>
    </w:pPr>
    <w:tblPr>
      <w:tblCellMar>
        <w:left w:w="0" w:type="dxa"/>
        <w:right w:w="0" w:type="dxa"/>
      </w:tblCellMar>
    </w:tblPr>
    <w:tcPr>
      <w:shd w:val="clear" w:color="auto" w:fill="auto"/>
    </w:tcPr>
  </w:style>
  <w:style w:type="table" w:customStyle="1" w:styleId="TableNoRule2cbe588dd-7496-43f6-b3ef-7610bccf3086">
    <w:name w:val="Table NoRule 2_cbe588dd-7496-43f6-b3ef-7610bccf3086"/>
    <w:basedOn w:val="TableNoRule11517b6ee-d44e-4899-8529-fc76c7a1f449"/>
    <w:uiPriority w:val="99"/>
    <w:tblPr>
      <w:tblInd w:w="475" w:type="dxa"/>
    </w:tblPr>
  </w:style>
  <w:style w:type="table" w:customStyle="1" w:styleId="TableNoRule3c9a76298-f08f-49ee-9219-79677a2b3e47">
    <w:name w:val="Table NoRule 3_c9a76298-f08f-49ee-9219-79677a2b3e47"/>
    <w:basedOn w:val="TableNoRule2cbe588dd-7496-43f6-b3ef-7610bccf3086"/>
    <w:uiPriority w:val="99"/>
    <w:tblPr>
      <w:tblInd w:w="950" w:type="dxa"/>
    </w:tblPr>
  </w:style>
  <w:style w:type="table" w:customStyle="1" w:styleId="TableNoRule43e85c62a-d0cd-4e35-a53e-4acd8b66eecb">
    <w:name w:val="Table NoRule 4_3e85c62a-d0cd-4e35-a53e-4acd8b66eecb"/>
    <w:basedOn w:val="TableNoRule3c9a76298-f08f-49ee-9219-79677a2b3e47"/>
    <w:uiPriority w:val="99"/>
    <w:tblPr>
      <w:tblInd w:w="1440" w:type="dxa"/>
    </w:tblPr>
  </w:style>
  <w:style w:type="table" w:customStyle="1" w:styleId="TableNoRule5">
    <w:name w:val="Table NoRule 5"/>
    <w:basedOn w:val="TableNoRule43e85c62a-d0cd-4e35-a53e-4acd8b66eecb"/>
    <w:uiPriority w:val="99"/>
    <w:tblPr>
      <w:tblInd w:w="1915" w:type="dxa"/>
    </w:tblPr>
  </w:style>
  <w:style w:type="table" w:customStyle="1" w:styleId="NormalTable6b1f08eb-fcbb-4ffb-a496-d435d3701cde">
    <w:name w:val="Normal Table_6b1f08eb-fcbb-4ffb-a496-d435d3701cde"/>
    <w:uiPriority w:val="99"/>
    <w:semiHidden/>
    <w:unhideWhenUsed/>
    <w:tblPr>
      <w:tblInd w:w="0" w:type="dxa"/>
      <w:tblCellMar>
        <w:top w:w="0" w:type="dxa"/>
        <w:left w:w="108" w:type="dxa"/>
        <w:bottom w:w="0" w:type="dxa"/>
        <w:right w:w="108" w:type="dxa"/>
      </w:tblCellMar>
    </w:tblPr>
  </w:style>
  <w:style w:type="table" w:customStyle="1" w:styleId="TableNoRule1cb25eda5-e70e-45b4-9501-d20c4beac24e">
    <w:name w:val="Table NoRule 1_cb25eda5-e70e-45b4-9501-d20c4beac24e"/>
    <w:basedOn w:val="NormalTable6b1f08eb-fcbb-4ffb-a496-d435d3701cde"/>
    <w:uiPriority w:val="99"/>
    <w:pPr>
      <w:spacing w:before="0" w:after="0"/>
      <w:jc w:val="left"/>
    </w:pPr>
    <w:tblPr>
      <w:tblCellMar>
        <w:left w:w="0" w:type="dxa"/>
        <w:right w:w="0" w:type="dxa"/>
      </w:tblCellMar>
    </w:tblPr>
    <w:tcPr>
      <w:shd w:val="clear" w:color="auto" w:fill="auto"/>
    </w:tcPr>
  </w:style>
  <w:style w:type="table" w:customStyle="1" w:styleId="TableNoRule2ce79612e-7a84-4b3d-ad62-ff4616980840">
    <w:name w:val="Table NoRule 2_ce79612e-7a84-4b3d-ad62-ff4616980840"/>
    <w:basedOn w:val="TableNoRule1cb25eda5-e70e-45b4-9501-d20c4beac24e"/>
    <w:uiPriority w:val="99"/>
    <w:tblPr>
      <w:tblInd w:w="475" w:type="dxa"/>
    </w:tblPr>
  </w:style>
  <w:style w:type="table" w:customStyle="1" w:styleId="TableNoRule3d7e05221-abe0-4949-a820-377926724535">
    <w:name w:val="Table NoRule 3_d7e05221-abe0-4949-a820-377926724535"/>
    <w:basedOn w:val="TableNoRule2ce79612e-7a84-4b3d-ad62-ff4616980840"/>
    <w:uiPriority w:val="99"/>
    <w:tblPr>
      <w:tblInd w:w="950" w:type="dxa"/>
    </w:tblPr>
  </w:style>
  <w:style w:type="table" w:customStyle="1" w:styleId="TableNoRule4ebe389a5-a3d6-4b2f-9151-4f6bee22e617">
    <w:name w:val="Table NoRule 4_ebe389a5-a3d6-4b2f-9151-4f6bee22e617"/>
    <w:basedOn w:val="TableNoRule3d7e05221-abe0-4949-a820-377926724535"/>
    <w:uiPriority w:val="99"/>
    <w:tblPr>
      <w:tblInd w:w="1440" w:type="dxa"/>
    </w:tblPr>
  </w:style>
  <w:style w:type="table" w:customStyle="1" w:styleId="TableNoRule5daa2f2bb-7646-4330-bc1c-baf6d1540ba8">
    <w:name w:val="Table NoRule 5_daa2f2bb-7646-4330-bc1c-baf6d1540ba8"/>
    <w:basedOn w:val="TableNoRule4ebe389a5-a3d6-4b2f-9151-4f6bee22e617"/>
    <w:uiPriority w:val="99"/>
    <w:tblPr>
      <w:tblInd w:w="1915" w:type="dxa"/>
    </w:tblPr>
  </w:style>
  <w:style w:type="table" w:customStyle="1" w:styleId="TableNoRule6">
    <w:name w:val="Table NoRule 6"/>
    <w:basedOn w:val="TableNoRule5daa2f2bb-7646-4330-bc1c-baf6d1540ba8"/>
    <w:uiPriority w:val="99"/>
    <w:tblPr>
      <w:tblInd w:w="2390" w:type="dxa"/>
    </w:tblPr>
  </w:style>
  <w:style w:type="table" w:customStyle="1" w:styleId="NormalTablefa40a086-912f-4061-8bd1-8fb04c1c774b">
    <w:name w:val="Normal Table_fa40a086-912f-4061-8bd1-8fb04c1c774b"/>
    <w:uiPriority w:val="99"/>
    <w:semiHidden/>
    <w:unhideWhenUsed/>
    <w:tblPr>
      <w:tblInd w:w="0" w:type="dxa"/>
      <w:tblCellMar>
        <w:top w:w="0" w:type="dxa"/>
        <w:left w:w="108" w:type="dxa"/>
        <w:bottom w:w="0" w:type="dxa"/>
        <w:right w:w="108" w:type="dxa"/>
      </w:tblCellMar>
    </w:tblPr>
  </w:style>
  <w:style w:type="table" w:customStyle="1" w:styleId="TableNoRule1ce48c914-1c54-4ee0-94bc-4e22ab26c850">
    <w:name w:val="Table NoRule 1_ce48c914-1c54-4ee0-94bc-4e22ab26c850"/>
    <w:basedOn w:val="NormalTablefa40a086-912f-4061-8bd1-8fb04c1c774b"/>
    <w:uiPriority w:val="99"/>
    <w:pPr>
      <w:spacing w:before="0" w:after="0"/>
      <w:jc w:val="left"/>
    </w:pPr>
    <w:tblPr>
      <w:tblCellMar>
        <w:left w:w="0" w:type="dxa"/>
        <w:right w:w="0" w:type="dxa"/>
      </w:tblCellMar>
    </w:tblPr>
    <w:tcPr>
      <w:shd w:val="clear" w:color="auto" w:fill="auto"/>
    </w:tcPr>
  </w:style>
  <w:style w:type="table" w:customStyle="1" w:styleId="TableNoRule2c6af9257-5947-435d-842d-f5cbc8a47129">
    <w:name w:val="Table NoRule 2_c6af9257-5947-435d-842d-f5cbc8a47129"/>
    <w:basedOn w:val="TableNoRule1ce48c914-1c54-4ee0-94bc-4e22ab26c850"/>
    <w:uiPriority w:val="99"/>
    <w:tblPr>
      <w:tblInd w:w="475" w:type="dxa"/>
    </w:tblPr>
  </w:style>
  <w:style w:type="table" w:customStyle="1" w:styleId="TableNoRule3afde5c5e-d2c2-46d2-b192-7c44dd8b59fa">
    <w:name w:val="Table NoRule 3_afde5c5e-d2c2-46d2-b192-7c44dd8b59fa"/>
    <w:basedOn w:val="TableNoRule2c6af9257-5947-435d-842d-f5cbc8a47129"/>
    <w:uiPriority w:val="99"/>
    <w:tblPr>
      <w:tblInd w:w="950" w:type="dxa"/>
    </w:tblPr>
  </w:style>
  <w:style w:type="table" w:customStyle="1" w:styleId="TableNoRule4061a3fda-79f1-4de9-89f5-0092e5b192e9">
    <w:name w:val="Table NoRule 4_061a3fda-79f1-4de9-89f5-0092e5b192e9"/>
    <w:basedOn w:val="TableNoRule3afde5c5e-d2c2-46d2-b192-7c44dd8b59fa"/>
    <w:uiPriority w:val="99"/>
    <w:tblPr>
      <w:tblInd w:w="1440" w:type="dxa"/>
    </w:tblPr>
  </w:style>
  <w:style w:type="table" w:customStyle="1" w:styleId="TableNoRule5e9dbb2d3-a23d-4605-8dc6-e74a472d4a80">
    <w:name w:val="Table NoRule 5_e9dbb2d3-a23d-4605-8dc6-e74a472d4a80"/>
    <w:basedOn w:val="TableNoRule4061a3fda-79f1-4de9-89f5-0092e5b192e9"/>
    <w:uiPriority w:val="99"/>
    <w:tblPr>
      <w:tblInd w:w="1915" w:type="dxa"/>
    </w:tblPr>
  </w:style>
  <w:style w:type="table" w:customStyle="1" w:styleId="TableNoRule6d8c9be0f-3bf5-4fed-9959-690f9249f374">
    <w:name w:val="Table NoRule 6_d8c9be0f-3bf5-4fed-9959-690f9249f374"/>
    <w:basedOn w:val="TableNoRule5e9dbb2d3-a23d-4605-8dc6-e74a472d4a80"/>
    <w:uiPriority w:val="99"/>
    <w:tblPr>
      <w:tblInd w:w="2390" w:type="dxa"/>
    </w:tblPr>
  </w:style>
  <w:style w:type="table" w:customStyle="1" w:styleId="TableNoRule7">
    <w:name w:val="Table NoRule 7"/>
    <w:basedOn w:val="TableNoRule6d8c9be0f-3bf5-4fed-9959-690f9249f374"/>
    <w:uiPriority w:val="99"/>
    <w:tblPr>
      <w:tblInd w:w="2880" w:type="dxa"/>
    </w:tblPr>
  </w:style>
  <w:style w:type="table" w:customStyle="1" w:styleId="NormalTable6ac1ed9c-ca16-43fe-8864-e174cb14b34f">
    <w:name w:val="Normal Table_6ac1ed9c-ca16-43fe-8864-e174cb14b34f"/>
    <w:uiPriority w:val="99"/>
    <w:semiHidden/>
    <w:unhideWhenUsed/>
    <w:tblPr>
      <w:tblInd w:w="0" w:type="dxa"/>
      <w:tblCellMar>
        <w:top w:w="0" w:type="dxa"/>
        <w:left w:w="108" w:type="dxa"/>
        <w:bottom w:w="0" w:type="dxa"/>
        <w:right w:w="108" w:type="dxa"/>
      </w:tblCellMar>
    </w:tblPr>
  </w:style>
  <w:style w:type="table" w:customStyle="1" w:styleId="TableNoRule163812444-ef75-4a8c-9f4f-608ffeba6380">
    <w:name w:val="Table NoRule 1_63812444-ef75-4a8c-9f4f-608ffeba6380"/>
    <w:basedOn w:val="NormalTable6ac1ed9c-ca16-43fe-8864-e174cb14b34f"/>
    <w:uiPriority w:val="99"/>
    <w:pPr>
      <w:spacing w:before="0" w:after="0"/>
      <w:jc w:val="left"/>
    </w:pPr>
    <w:tblPr>
      <w:tblCellMar>
        <w:left w:w="0" w:type="dxa"/>
        <w:right w:w="0" w:type="dxa"/>
      </w:tblCellMar>
    </w:tblPr>
    <w:tcPr>
      <w:shd w:val="clear" w:color="auto" w:fill="auto"/>
    </w:tcPr>
  </w:style>
  <w:style w:type="table" w:customStyle="1" w:styleId="TableNoRule241694ad8-c854-4c24-b81f-9291d0b2de50">
    <w:name w:val="Table NoRule 2_41694ad8-c854-4c24-b81f-9291d0b2de50"/>
    <w:basedOn w:val="TableNoRule163812444-ef75-4a8c-9f4f-608ffeba6380"/>
    <w:uiPriority w:val="99"/>
    <w:tblPr>
      <w:tblInd w:w="475" w:type="dxa"/>
    </w:tblPr>
  </w:style>
  <w:style w:type="table" w:customStyle="1" w:styleId="TableNoRule33184bfba-e68e-4710-8a87-2e028bab058f">
    <w:name w:val="Table NoRule 3_3184bfba-e68e-4710-8a87-2e028bab058f"/>
    <w:basedOn w:val="TableNoRule241694ad8-c854-4c24-b81f-9291d0b2de50"/>
    <w:uiPriority w:val="99"/>
    <w:tblPr>
      <w:tblInd w:w="950" w:type="dxa"/>
    </w:tblPr>
  </w:style>
  <w:style w:type="table" w:customStyle="1" w:styleId="TableNoRule4d313ce5e-eee6-4827-b992-18188bd0cb20">
    <w:name w:val="Table NoRule 4_d313ce5e-eee6-4827-b992-18188bd0cb20"/>
    <w:basedOn w:val="TableNoRule33184bfba-e68e-4710-8a87-2e028bab058f"/>
    <w:uiPriority w:val="99"/>
    <w:tblPr>
      <w:tblInd w:w="1440" w:type="dxa"/>
    </w:tblPr>
  </w:style>
  <w:style w:type="table" w:customStyle="1" w:styleId="TableNoRule50e549383-a770-42ca-86d9-8a306d6e7f35">
    <w:name w:val="Table NoRule 5_0e549383-a770-42ca-86d9-8a306d6e7f35"/>
    <w:basedOn w:val="TableNoRule4d313ce5e-eee6-4827-b992-18188bd0cb20"/>
    <w:uiPriority w:val="99"/>
    <w:tblPr>
      <w:tblInd w:w="1915" w:type="dxa"/>
    </w:tblPr>
  </w:style>
  <w:style w:type="table" w:customStyle="1" w:styleId="TableNoRule688aeb0aa-970e-4a43-9767-e7c00c45ff25">
    <w:name w:val="Table NoRule 6_88aeb0aa-970e-4a43-9767-e7c00c45ff25"/>
    <w:basedOn w:val="TableNoRule50e549383-a770-42ca-86d9-8a306d6e7f35"/>
    <w:uiPriority w:val="99"/>
    <w:tblPr>
      <w:tblInd w:w="2390" w:type="dxa"/>
    </w:tblPr>
  </w:style>
  <w:style w:type="table" w:customStyle="1" w:styleId="TableNoRule7ddace6c2-3323-482f-9423-640d0a29023d">
    <w:name w:val="Table NoRule 7_ddace6c2-3323-482f-9423-640d0a29023d"/>
    <w:basedOn w:val="TableNoRule688aeb0aa-970e-4a43-9767-e7c00c45ff25"/>
    <w:uiPriority w:val="99"/>
    <w:tblPr>
      <w:tblInd w:w="2880" w:type="dxa"/>
    </w:tblPr>
  </w:style>
  <w:style w:type="table" w:customStyle="1" w:styleId="TableNoRule8">
    <w:name w:val="Table NoRule 8"/>
    <w:basedOn w:val="TableNoRule7ddace6c2-3323-482f-9423-640d0a29023d"/>
    <w:uiPriority w:val="99"/>
    <w:tblPr>
      <w:tblInd w:w="3355" w:type="dxa"/>
    </w:tblPr>
  </w:style>
  <w:style w:type="table" w:customStyle="1" w:styleId="NormalTable73d0c49b-d4d7-4b21-878b-e7708a6db05a">
    <w:name w:val="Normal Table_73d0c49b-d4d7-4b21-878b-e7708a6db05a"/>
    <w:uiPriority w:val="99"/>
    <w:semiHidden/>
    <w:unhideWhenUsed/>
    <w:tblPr>
      <w:tblInd w:w="0" w:type="dxa"/>
      <w:tblCellMar>
        <w:top w:w="0" w:type="dxa"/>
        <w:left w:w="108" w:type="dxa"/>
        <w:bottom w:w="0" w:type="dxa"/>
        <w:right w:w="108" w:type="dxa"/>
      </w:tblCellMar>
    </w:tblPr>
  </w:style>
  <w:style w:type="table" w:customStyle="1" w:styleId="TableNoRule1ce9ef0da-b9b2-41e7-96b3-03d321acf042">
    <w:name w:val="Table NoRule 1_ce9ef0da-b9b2-41e7-96b3-03d321acf042"/>
    <w:basedOn w:val="NormalTable73d0c49b-d4d7-4b21-878b-e7708a6db05a"/>
    <w:uiPriority w:val="99"/>
    <w:pPr>
      <w:spacing w:before="0" w:after="0"/>
      <w:jc w:val="left"/>
    </w:pPr>
    <w:tblPr>
      <w:tblCellMar>
        <w:left w:w="0" w:type="dxa"/>
        <w:right w:w="0" w:type="dxa"/>
      </w:tblCellMar>
    </w:tblPr>
    <w:tcPr>
      <w:shd w:val="clear" w:color="auto" w:fill="auto"/>
    </w:tcPr>
  </w:style>
  <w:style w:type="table" w:customStyle="1" w:styleId="TableNoRule2ab326470-9446-4ea7-bef8-507ff21c95ea">
    <w:name w:val="Table NoRule 2_ab326470-9446-4ea7-bef8-507ff21c95ea"/>
    <w:basedOn w:val="TableNoRule1ce9ef0da-b9b2-41e7-96b3-03d321acf042"/>
    <w:uiPriority w:val="99"/>
    <w:tblPr>
      <w:tblInd w:w="475" w:type="dxa"/>
    </w:tblPr>
  </w:style>
  <w:style w:type="table" w:customStyle="1" w:styleId="TableNoRule302858aa5-2f5e-413d-9027-780765fa3c76">
    <w:name w:val="Table NoRule 3_02858aa5-2f5e-413d-9027-780765fa3c76"/>
    <w:basedOn w:val="TableNoRule2ab326470-9446-4ea7-bef8-507ff21c95ea"/>
    <w:uiPriority w:val="99"/>
    <w:tblPr>
      <w:tblInd w:w="950" w:type="dxa"/>
    </w:tblPr>
  </w:style>
  <w:style w:type="table" w:customStyle="1" w:styleId="TableNoRule407e6231d-3ba3-4a1d-a27c-955aa4ff6529">
    <w:name w:val="Table NoRule 4_07e6231d-3ba3-4a1d-a27c-955aa4ff6529"/>
    <w:basedOn w:val="TableNoRule302858aa5-2f5e-413d-9027-780765fa3c76"/>
    <w:uiPriority w:val="99"/>
    <w:tblPr>
      <w:tblInd w:w="1440" w:type="dxa"/>
    </w:tblPr>
  </w:style>
  <w:style w:type="table" w:customStyle="1" w:styleId="TableNoRule5620fa62e-5437-4d69-8abc-37a42074410e">
    <w:name w:val="Table NoRule 5_620fa62e-5437-4d69-8abc-37a42074410e"/>
    <w:basedOn w:val="TableNoRule407e6231d-3ba3-4a1d-a27c-955aa4ff6529"/>
    <w:uiPriority w:val="99"/>
    <w:tblPr>
      <w:tblInd w:w="1915" w:type="dxa"/>
    </w:tblPr>
  </w:style>
  <w:style w:type="table" w:customStyle="1" w:styleId="TableNoRule60fb0bbc8-e16e-4efc-a450-23b34e915a57">
    <w:name w:val="Table NoRule 6_0fb0bbc8-e16e-4efc-a450-23b34e915a57"/>
    <w:basedOn w:val="TableNoRule5620fa62e-5437-4d69-8abc-37a42074410e"/>
    <w:uiPriority w:val="99"/>
    <w:tblPr>
      <w:tblInd w:w="2390" w:type="dxa"/>
    </w:tblPr>
  </w:style>
  <w:style w:type="table" w:customStyle="1" w:styleId="TableNoRule73317bd47-5656-4807-b298-f77d51046ba1">
    <w:name w:val="Table NoRule 7_3317bd47-5656-4807-b298-f77d51046ba1"/>
    <w:basedOn w:val="TableNoRule60fb0bbc8-e16e-4efc-a450-23b34e915a57"/>
    <w:uiPriority w:val="99"/>
    <w:tblPr>
      <w:tblInd w:w="2880" w:type="dxa"/>
    </w:tblPr>
  </w:style>
  <w:style w:type="table" w:customStyle="1" w:styleId="TableNoRule8486d38f3-3fda-4e74-a331-21931572b35c">
    <w:name w:val="Table NoRule 8_486d38f3-3fda-4e74-a331-21931572b35c"/>
    <w:basedOn w:val="TableNoRule73317bd47-5656-4807-b298-f77d51046ba1"/>
    <w:uiPriority w:val="99"/>
    <w:tblPr>
      <w:tblInd w:w="3355" w:type="dxa"/>
    </w:tblPr>
  </w:style>
  <w:style w:type="table" w:customStyle="1" w:styleId="TableNoRule9">
    <w:name w:val="Table NoRule 9"/>
    <w:basedOn w:val="TableNoRule8486d38f3-3fda-4e74-a331-21931572b35c"/>
    <w:uiPriority w:val="99"/>
    <w:tblPr>
      <w:tblInd w:w="3830" w:type="dxa"/>
    </w:tblPr>
  </w:style>
  <w:style w:type="paragraph" w:customStyle="1" w:styleId="PageBreakB4Table">
    <w:name w:val="PageBreakB4Table"/>
    <w:basedOn w:val="Normal"/>
    <w:qFormat/>
    <w:pPr>
      <w:spacing w:before="0" w:after="0"/>
    </w:pPr>
    <w:rPr>
      <w:rFonts w:ascii="Cambria Math" w:hAnsi="Cambria Math"/>
      <w:sz w:val="6"/>
    </w:rPr>
  </w:style>
  <w:style w:type="paragraph" w:customStyle="1" w:styleId="ImageAboveCaptionLeft">
    <w:name w:val="Image Above Caption Left"/>
    <w:next w:val="Block1"/>
    <w:qFormat/>
    <w:pPr>
      <w:keepNext/>
      <w:jc w:val="left"/>
    </w:pPr>
    <w:rPr>
      <w:rFonts w:ascii="Calibri" w:hAnsi="Calibri"/>
      <w:noProof/>
    </w:rPr>
  </w:style>
  <w:style w:type="paragraph" w:customStyle="1" w:styleId="ImageAboveCaptionCenter">
    <w:name w:val="Image Above Caption Center"/>
    <w:basedOn w:val="ImageAboveCaptionLeft"/>
    <w:next w:val="Block1"/>
    <w:qFormat/>
    <w:pPr>
      <w:jc w:val="center"/>
    </w:pPr>
  </w:style>
  <w:style w:type="paragraph" w:customStyle="1" w:styleId="ImageCaptionAboveCenter">
    <w:name w:val="Image Caption Above Center"/>
    <w:basedOn w:val="ImageCaptionAboveLeft"/>
    <w:next w:val="Block1"/>
    <w:qFormat/>
    <w:pPr>
      <w:jc w:val="center"/>
    </w:pPr>
  </w:style>
  <w:style w:type="paragraph" w:customStyle="1" w:styleId="ImageCaptionAboveRight">
    <w:name w:val="Image Caption Above Right"/>
    <w:basedOn w:val="ImageCaptionAboveLeft"/>
    <w:next w:val="Block1"/>
    <w:qFormat/>
    <w:pPr>
      <w:jc w:val="right"/>
    </w:pPr>
  </w:style>
  <w:style w:type="paragraph" w:customStyle="1" w:styleId="ImageAboveCaptionRight">
    <w:name w:val="Image Above Caption Right"/>
    <w:basedOn w:val="ImageAboveCaptionLeft"/>
    <w:qFormat/>
    <w:pPr>
      <w:jc w:val="right"/>
    </w:pPr>
  </w:style>
  <w:style w:type="paragraph" w:styleId="Revision">
    <w:name w:val="Revision"/>
    <w:hidden/>
    <w:uiPriority w:val="99"/>
    <w:semiHidden/>
    <w:rsid w:val="00500C3C"/>
    <w:pPr>
      <w:spacing w:before="0" w:after="0"/>
      <w:jc w:val="left"/>
    </w:pPr>
    <w:rPr>
      <w:rFonts w:ascii="Calibri" w:hAnsi="Calibr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lumMod val="103000"/>
                <a:satMod val="102000"/>
                <a:tint val="94000"/>
              </a:schemeClr>
            </a:gs>
            <a:gs pos="50000">
              <a:schemeClr val="phClr">
                <a:lumMod val="100000"/>
                <a:satMod val="11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satMod val="170000"/>
            <a:tint val="95000"/>
          </a:schemeClr>
        </a:solidFill>
        <a:gradFill rotWithShape="1">
          <a:gsLst>
            <a:gs pos="0">
              <a:schemeClr val="phClr">
                <a:lumMod val="102000"/>
                <a:satMod val="150000"/>
                <a:tint val="93000"/>
                <a:shade val="98000"/>
              </a:schemeClr>
            </a:gs>
            <a:gs pos="50000">
              <a:schemeClr val="phClr">
                <a:lumMod val="103000"/>
                <a:satMod val="130000"/>
                <a:tint val="98000"/>
                <a:shade val="90000"/>
              </a:schemeClr>
            </a:gs>
            <a:gs pos="100000">
              <a:schemeClr val="phClr">
                <a:satMod val="120000"/>
                <a:shade val="63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Pages>
  <Words>818</Words>
  <Characters>4666</Characters>
  <Application>Microsoft Office Word</Application>
  <DocSecurity>0</DocSecurity>
  <Lines>38</Lines>
  <Paragraphs>10</Paragraphs>
  <ScaleCrop>false</ScaleCrop>
  <Company/>
  <LinksUpToDate>false</LinksUpToDate>
  <CharactersWithSpaces>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Adrian Hayes-Santos</cp:lastModifiedBy>
  <cp:revision>2</cp:revision>
  <dcterms:created xsi:type="dcterms:W3CDTF">2025-09-10T03:02:00Z</dcterms:created>
  <dcterms:modified xsi:type="dcterms:W3CDTF">2025-09-10T03:07:00Z</dcterms:modified>
</cp:coreProperties>
</file>